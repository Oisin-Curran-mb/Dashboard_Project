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80C84" w14:textId="77777777" w:rsidR="008B4642" w:rsidRPr="00C27956" w:rsidRDefault="0024242B">
      <w:pPr>
        <w:rPr>
          <w:rFonts w:ascii="Arial" w:hAnsi="Arial" w:cs="Arial"/>
        </w:rPr>
      </w:pPr>
      <w:r>
        <w:rPr>
          <w:rFonts w:ascii="Arial" w:hAnsi="Arial" w:cs="Arial"/>
          <w:noProof/>
        </w:rPr>
        <w:drawing>
          <wp:anchor distT="0" distB="0" distL="114300" distR="114300" simplePos="0" relativeHeight="251658241" behindDoc="0" locked="0" layoutInCell="1" allowOverlap="1" wp14:anchorId="7A79FCAD" wp14:editId="34DF72E8">
            <wp:simplePos x="0" y="0"/>
            <wp:positionH relativeFrom="column">
              <wp:posOffset>4394200</wp:posOffset>
            </wp:positionH>
            <wp:positionV relativeFrom="paragraph">
              <wp:posOffset>-636270</wp:posOffset>
            </wp:positionV>
            <wp:extent cx="1926647" cy="471219"/>
            <wp:effectExtent l="0" t="0" r="0" b="0"/>
            <wp:wrapNone/>
            <wp:docPr id="496149526" name="Picture 496149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49526" name="Picture 496149526"/>
                    <pic:cNvPicPr>
                      <a:picLocks noChangeAspect="1"/>
                    </pic:cNvPicPr>
                  </pic:nvPicPr>
                  <pic:blipFill>
                    <a:blip r:embed="rId11" cstate="print">
                      <a:biLevel thresh="75000"/>
                      <a:extLst>
                        <a:ext uri="{28A0092B-C50C-407E-A947-70E740481C1C}">
                          <a14:useLocalDpi xmlns:a14="http://schemas.microsoft.com/office/drawing/2010/main"/>
                        </a:ext>
                      </a:extLst>
                    </a:blip>
                    <a:srcRect/>
                    <a:stretch>
                      <a:fillRect/>
                    </a:stretch>
                  </pic:blipFill>
                  <pic:spPr>
                    <a:xfrm>
                      <a:off x="0" y="0"/>
                      <a:ext cx="1926647" cy="471219"/>
                    </a:xfrm>
                    <a:prstGeom prst="rect">
                      <a:avLst/>
                    </a:prstGeom>
                  </pic:spPr>
                </pic:pic>
              </a:graphicData>
            </a:graphic>
          </wp:anchor>
        </w:drawing>
      </w:r>
    </w:p>
    <w:p w14:paraId="77E4EC55" w14:textId="77777777" w:rsidR="0024242B" w:rsidRPr="00C27956" w:rsidRDefault="0024242B">
      <w:pPr>
        <w:rPr>
          <w:rFonts w:ascii="Arial" w:hAnsi="Arial" w:cs="Arial"/>
        </w:rPr>
      </w:pPr>
    </w:p>
    <w:p w14:paraId="244B648E" w14:textId="77777777" w:rsidR="0024242B" w:rsidRPr="00C27956" w:rsidRDefault="0024242B">
      <w:pPr>
        <w:rPr>
          <w:rFonts w:ascii="Arial" w:hAnsi="Arial" w:cs="Arial"/>
        </w:rPr>
      </w:pPr>
    </w:p>
    <w:p w14:paraId="7B5D4FCF" w14:textId="77777777" w:rsidR="0024242B" w:rsidRPr="00C27956" w:rsidRDefault="0024242B">
      <w:pPr>
        <w:rPr>
          <w:rFonts w:ascii="Arial" w:hAnsi="Arial" w:cs="Arial"/>
        </w:rPr>
      </w:pPr>
    </w:p>
    <w:p w14:paraId="45CBA931" w14:textId="77777777" w:rsidR="0024242B" w:rsidRPr="00C27956" w:rsidRDefault="00244CC9">
      <w:pPr>
        <w:rPr>
          <w:rFonts w:ascii="Arial" w:hAnsi="Arial" w:cs="Arial"/>
        </w:rPr>
      </w:pPr>
      <w:r>
        <w:rPr>
          <w:rFonts w:ascii="Arial" w:hAnsi="Arial" w:cs="Arial"/>
          <w:noProof/>
        </w:rPr>
        <mc:AlternateContent>
          <mc:Choice Requires="wps">
            <w:drawing>
              <wp:anchor distT="0" distB="0" distL="114300" distR="114300" simplePos="0" relativeHeight="251658243" behindDoc="0" locked="0" layoutInCell="1" allowOverlap="1" wp14:anchorId="7B480412" wp14:editId="14D125EC">
                <wp:simplePos x="0" y="0"/>
                <wp:positionH relativeFrom="column">
                  <wp:posOffset>-336550</wp:posOffset>
                </wp:positionH>
                <wp:positionV relativeFrom="paragraph">
                  <wp:posOffset>330200</wp:posOffset>
                </wp:positionV>
                <wp:extent cx="3599180" cy="7635875"/>
                <wp:effectExtent l="0" t="0" r="1270" b="3175"/>
                <wp:wrapNone/>
                <wp:docPr id="235947410" name="Rectangle 235947410"/>
                <wp:cNvGraphicFramePr/>
                <a:graphic xmlns:a="http://schemas.openxmlformats.org/drawingml/2006/main">
                  <a:graphicData uri="http://schemas.microsoft.com/office/word/2010/wordprocessingShape">
                    <wps:wsp>
                      <wps:cNvSpPr/>
                      <wps:spPr>
                        <a:xfrm>
                          <a:off x="0" y="0"/>
                          <a:ext cx="3599180" cy="7635875"/>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xmlns:a="http://schemas.openxmlformats.org/drawingml/2006/main" xmlns:pic="http://schemas.openxmlformats.org/drawingml/2006/picture" xmlns:a14="http://schemas.microsoft.com/office/drawing/2010/main" xmlns:a16="http://schemas.microsoft.com/office/drawing/2014/main">
            <w:pict>
              <v:rect id="Rectangle 235947410" style="position:absolute;margin-left:-26.5pt;margin-top:26pt;width:283.4pt;height:601.25pt;z-index:25165209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f2f2f2 [3052]" stroked="f" strokeweight="1pt" w14:anchorId="2970C20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jtvo7wEAAEQEAAAOAAAAZHJzL2Uyb0RvYy54bWysU01vGyEQvVfqf0B7r3ftyIm98jqHROml H1HT/gDMDl4kYBAQf/z7DmCvmzbpoeqFXYaZN+89mNXtwWi2Ax8U2q6aTpqKgRXYK7vtqh/fHz4s KhYitz3XaKGrjhCq2/X7d6u9a2GGA+oePCMQG9q966ohRtfWdRADGB4m6MDSoURveKSt39a953tC N7qeNc11vUffO48CQqDofTms1hlfShDxq5QBItNdRdxiXn1eN2mt1yvebj13gxInGvwfWBiuLDUd oe555OzZqz+gjBIeA8o4EWhqlFIJyBpIzbT5Tc3TwB1kLWROcKNN4f/Bii+7J/foyYa9C22g36Ti IL1JX+LHDtms42gWHCITFLyaL5fTBXkq6Ozm+mq+uJknO+tLufMhfgQ0LP10lafbyCbx3acQS+o5 JXULqFX/oLTOm/QC4E57tuN0d5vtNJfqZ/MZ+xJbzpsm3yC1zA8mpWcCL5C0TXgWE3JpmiL1RW/+ i0cNKU/bbyCZ6knhLHcckUtTLgTYWMiEgfdQwtM3uWTAhCyp/4h9Angp8oxdWJ7yUynklzwWN38j VorHitwZbRyLjbLoXwPQpOrUueSfTSrWJJc22B8fPfNR32EZKG7FgDRPIvpcnLLoqeZbOI1VmoVf 9xn2MvzrnwAAAP//AwBQSwMEFAAGAAgAAAAhAIoaBVPgAAAACwEAAA8AAABkcnMvZG93bnJldi54 bWxMj8FOwzAMhu9IvENkJG5buoxUrDSd0KSJEwdGhcQtbby2oklKk67l7TEndrIsf/r9/fl+sT27 4Bg67xRs1gkwdLU3nWsUlO/H1SOwELUzuvcOFfxggH1xe5PrzPjZveHlFBtGIS5kWkEb45BxHuoW rQ5rP6Cj29mPVkdax4abUc8UbnsukiTlVneOPrR6wEOL9ddpsgpEuUgxvx53H59l9ZKk0/dBYKrU /d3y/AQs4hL/YfjTJ3UoyKnykzOB9QpWcktdogIpaBIgN1vqUhEp5IMEXuT8ukPxCwAA//8DAFBL AQItABQABgAIAAAAIQC2gziS/gAAAOEBAAATAAAAAAAAAAAAAAAAAAAAAABbQ29udGVudF9UeXBl c10ueG1sUEsBAi0AFAAGAAgAAAAhADj9If/WAAAAlAEAAAsAAAAAAAAAAAAAAAAALwEAAF9yZWxz Ly5yZWxzUEsBAi0AFAAGAAgAAAAhADKO2+jvAQAARAQAAA4AAAAAAAAAAAAAAAAALgIAAGRycy9l Mm9Eb2MueG1sUEsBAi0AFAAGAAgAAAAhAIoaBVPgAAAACwEAAA8AAAAAAAAAAAAAAAAASQQAAGRy cy9kb3ducmV2LnhtbFBLBQYAAAAABAAEAPMAAABWBQAAAAA= "/>
            </w:pict>
          </mc:Fallback>
        </mc:AlternateContent>
      </w:r>
    </w:p>
    <w:p w14:paraId="31269358" w14:textId="77777777" w:rsidR="0024242B" w:rsidRPr="00C27956" w:rsidRDefault="0024242B">
      <w:pPr>
        <w:rPr>
          <w:rFonts w:ascii="Arial" w:hAnsi="Arial" w:cs="Arial"/>
        </w:rPr>
      </w:pPr>
      <w:r>
        <w:rPr>
          <w:rFonts w:ascii="Arial" w:hAnsi="Arial" w:cs="Arial"/>
          <w:noProof/>
        </w:rPr>
        <w:drawing>
          <wp:anchor distT="0" distB="0" distL="114300" distR="114300" simplePos="0" relativeHeight="251658240" behindDoc="0" locked="0" layoutInCell="1" allowOverlap="1" wp14:anchorId="36A87A1E" wp14:editId="7861B141">
            <wp:simplePos x="0" y="0"/>
            <wp:positionH relativeFrom="page">
              <wp:posOffset>10160</wp:posOffset>
            </wp:positionH>
            <wp:positionV relativeFrom="paragraph">
              <wp:posOffset>121285</wp:posOffset>
            </wp:positionV>
            <wp:extent cx="7540625" cy="4371340"/>
            <wp:effectExtent l="0" t="0" r="3175" b="0"/>
            <wp:wrapNone/>
            <wp:docPr id="974777549" name="Picture 974777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77549" name="Picture 974777549"/>
                    <pic:cNvPicPr>
                      <a:picLocks noChangeAspect="1"/>
                    </pic:cNvPicPr>
                  </pic:nvPicPr>
                  <pic:blipFill>
                    <a:blip r:embed="rId12"/>
                    <a:srcRect l="25912" t="4637" r="15103"/>
                    <a:stretch>
                      <a:fillRect/>
                    </a:stretch>
                  </pic:blipFill>
                  <pic:spPr>
                    <a:xfrm>
                      <a:off x="0" y="0"/>
                      <a:ext cx="7540625" cy="4371340"/>
                    </a:xfrm>
                    <a:prstGeom prst="rect">
                      <a:avLst/>
                    </a:prstGeom>
                  </pic:spPr>
                </pic:pic>
              </a:graphicData>
            </a:graphic>
            <wp14:sizeRelH relativeFrom="margin">
              <wp14:pctWidth>0</wp14:pctWidth>
            </wp14:sizeRelH>
          </wp:anchor>
        </w:drawing>
      </w:r>
    </w:p>
    <w:p w14:paraId="2FEF68F1" w14:textId="77777777" w:rsidR="0024242B" w:rsidRPr="00C27956" w:rsidRDefault="0024242B">
      <w:pPr>
        <w:rPr>
          <w:rFonts w:ascii="Arial" w:hAnsi="Arial" w:cs="Arial"/>
        </w:rPr>
      </w:pPr>
    </w:p>
    <w:p w14:paraId="0E99B474" w14:textId="77777777" w:rsidR="0024242B" w:rsidRPr="00C27956" w:rsidRDefault="00EA067E">
      <w:pPr>
        <w:rPr>
          <w:rFonts w:ascii="Arial" w:hAnsi="Arial" w:cs="Arial"/>
        </w:rPr>
      </w:pPr>
      <w:r>
        <w:rPr>
          <w:rFonts w:ascii="Arial" w:hAnsi="Arial" w:cs="Arial"/>
          <w:noProof/>
        </w:rPr>
        <mc:AlternateContent>
          <mc:Choice Requires="wps">
            <w:drawing>
              <wp:anchor distT="0" distB="0" distL="114300" distR="114300" simplePos="0" relativeHeight="251658246" behindDoc="0" locked="0" layoutInCell="1" allowOverlap="1" wp14:anchorId="56D9FB14" wp14:editId="7604B37F">
                <wp:simplePos x="0" y="0"/>
                <wp:positionH relativeFrom="column">
                  <wp:posOffset>-283210</wp:posOffset>
                </wp:positionH>
                <wp:positionV relativeFrom="paragraph">
                  <wp:posOffset>275589</wp:posOffset>
                </wp:positionV>
                <wp:extent cx="3463290" cy="3857625"/>
                <wp:effectExtent l="0" t="0" r="0" b="0"/>
                <wp:wrapNone/>
                <wp:docPr id="1287259197" name="TextBox 1"/>
                <wp:cNvGraphicFramePr/>
                <a:graphic xmlns:a="http://schemas.openxmlformats.org/drawingml/2006/main">
                  <a:graphicData uri="http://schemas.microsoft.com/office/word/2010/wordprocessingShape">
                    <wps:wsp>
                      <wps:cNvSpPr txBox="1"/>
                      <wps:spPr>
                        <a:xfrm>
                          <a:off x="0" y="0"/>
                          <a:ext cx="3463290" cy="3857625"/>
                        </a:xfrm>
                        <a:prstGeom prst="rect">
                          <a:avLst/>
                        </a:prstGeom>
                        <a:noFill/>
                      </wps:spPr>
                      <wps:txbx>
                        <w:txbxContent>
                          <w:p w14:paraId="43A2F693" w14:textId="77777777" w:rsidR="00D93880" w:rsidRDefault="00D93880" w:rsidP="00EA067E">
                            <w:pPr>
                              <w:spacing w:after="0"/>
                              <w:rPr>
                                <w:ins w:id="0" w:author="Renee McDonough" w:date="2026-05-15T16:44:00Z" w16du:dateUtc="2026-05-15T20:44:00Z"/>
                                <w:rFonts w:ascii="Arial" w:hAnsi="Arial" w:cs="Arial"/>
                                <w:b/>
                                <w:bCs/>
                                <w:color w:val="000000" w:themeColor="text1"/>
                                <w:sz w:val="48"/>
                                <w:szCs w:val="48"/>
                              </w:rPr>
                            </w:pPr>
                            <w:ins w:id="1" w:author="Renee McDonough" w:date="2026-05-15T16:44:00Z" w16du:dateUtc="2026-05-15T20:44:00Z">
                              <w:r>
                                <w:rPr>
                                  <w:rFonts w:ascii="Arial" w:hAnsi="Arial" w:cs="Arial"/>
                                  <w:b/>
                                  <w:bCs/>
                                  <w:color w:val="000000" w:themeColor="text1"/>
                                  <w:sz w:val="48"/>
                                  <w:szCs w:val="48"/>
                                </w:rPr>
                                <w:t>Exhibit A</w:t>
                              </w:r>
                            </w:ins>
                          </w:p>
                          <w:p w14:paraId="0B70A649" w14:textId="77777777" w:rsidR="00D93880" w:rsidRDefault="00D93880" w:rsidP="00EA067E">
                            <w:pPr>
                              <w:spacing w:after="0"/>
                              <w:rPr>
                                <w:ins w:id="2" w:author="Renee McDonough" w:date="2026-05-15T16:44:00Z" w16du:dateUtc="2026-05-15T20:44:00Z"/>
                                <w:rFonts w:ascii="Arial" w:hAnsi="Arial" w:cs="Arial"/>
                                <w:b/>
                                <w:bCs/>
                                <w:color w:val="000000" w:themeColor="text1"/>
                                <w:sz w:val="48"/>
                                <w:szCs w:val="48"/>
                              </w:rPr>
                            </w:pPr>
                          </w:p>
                          <w:p w14:paraId="516BBCE9" w14:textId="2F488059" w:rsidR="00EA067E" w:rsidRPr="00AD43B2" w:rsidRDefault="00EA067E" w:rsidP="00EA067E">
                            <w:pPr>
                              <w:spacing w:after="0"/>
                              <w:rPr>
                                <w:rFonts w:ascii="Arial" w:hAnsi="Arial" w:cs="Arial"/>
                                <w:b/>
                                <w:bCs/>
                                <w:color w:val="000000" w:themeColor="text1"/>
                                <w:sz w:val="48"/>
                                <w:szCs w:val="48"/>
                              </w:rPr>
                            </w:pPr>
                            <w:r>
                              <w:rPr>
                                <w:rFonts w:ascii="Arial" w:hAnsi="Arial" w:cs="Arial"/>
                                <w:b/>
                                <w:bCs/>
                                <w:color w:val="000000" w:themeColor="text1"/>
                                <w:sz w:val="48"/>
                                <w:szCs w:val="48"/>
                              </w:rPr>
                              <w:t>Business Requirements Specification</w:t>
                            </w:r>
                          </w:p>
                          <w:p w14:paraId="2D3B1521" w14:textId="77777777" w:rsidR="00EA067E" w:rsidRPr="00AD43B2" w:rsidRDefault="00EA067E" w:rsidP="00EA067E">
                            <w:pPr>
                              <w:spacing w:after="0"/>
                              <w:rPr>
                                <w:rFonts w:ascii="Arial" w:hAnsi="Arial" w:cs="Arial"/>
                                <w:b/>
                                <w:bCs/>
                                <w:color w:val="000000" w:themeColor="text1"/>
                                <w:sz w:val="48"/>
                                <w:szCs w:val="48"/>
                              </w:rPr>
                            </w:pPr>
                          </w:p>
                          <w:p w14:paraId="4EA66EB3" w14:textId="77777777" w:rsidR="000721B2" w:rsidRDefault="000721B2" w:rsidP="000721B2">
                            <w:pPr>
                              <w:spacing w:after="0"/>
                              <w:rPr>
                                <w:rFonts w:ascii="Arial" w:hAnsi="Arial" w:cs="Arial"/>
                                <w:b/>
                                <w:bCs/>
                                <w:color w:val="000000" w:themeColor="text1"/>
                                <w:sz w:val="72"/>
                                <w:szCs w:val="72"/>
                              </w:rPr>
                            </w:pPr>
                            <w:r>
                              <w:rPr>
                                <w:rFonts w:ascii="Arial" w:hAnsi="Arial" w:cs="Arial"/>
                                <w:b/>
                                <w:bCs/>
                                <w:color w:val="000000" w:themeColor="text1"/>
                                <w:sz w:val="48"/>
                                <w:szCs w:val="48"/>
                              </w:rPr>
                              <w:t>Shelby Accounting Modernized Dashboard</w:t>
                            </w:r>
                          </w:p>
                          <w:p w14:paraId="61F1AF74" w14:textId="77777777" w:rsidR="00EA067E" w:rsidRDefault="00EA067E" w:rsidP="00EA067E">
                            <w:pPr>
                              <w:spacing w:after="0"/>
                              <w:rPr>
                                <w:rFonts w:ascii="Arial" w:hAnsi="Arial" w:cs="Arial"/>
                                <w:b/>
                                <w:bCs/>
                                <w:color w:val="000000" w:themeColor="text1"/>
                                <w:sz w:val="72"/>
                                <w:szCs w:val="72"/>
                              </w:rPr>
                            </w:pPr>
                          </w:p>
                          <w:p w14:paraId="0FE4DA99" w14:textId="77777777" w:rsidR="00EA067E" w:rsidRPr="00AD43B2" w:rsidRDefault="00EA067E" w:rsidP="00EA067E">
                            <w:pPr>
                              <w:spacing w:after="0"/>
                              <w:rPr>
                                <w:rFonts w:ascii="Arial" w:hAnsi="Arial" w:cs="Arial"/>
                                <w:color w:val="000000" w:themeColor="text1"/>
                                <w:kern w:val="24"/>
                                <w:sz w:val="72"/>
                                <w:szCs w:val="72"/>
                              </w:rPr>
                            </w:pPr>
                            <w:r>
                              <w:rPr>
                                <w:rFonts w:ascii="Arial" w:hAnsi="Arial" w:cs="Arial"/>
                                <w:b/>
                                <w:bCs/>
                                <w:color w:val="000000" w:themeColor="text1"/>
                                <w:sz w:val="72"/>
                                <w:szCs w:val="72"/>
                              </w:rPr>
                              <w:t xml:space="preserve">               </w:t>
                            </w:r>
                          </w:p>
                        </w:txbxContent>
                      </wps:txbx>
                      <wps:bodyPr wrap="square" rtlCol="0">
                        <a:noAutofit/>
                      </wps:bodyPr>
                    </wps:wsp>
                  </a:graphicData>
                </a:graphic>
                <wp14:sizeRelV relativeFrom="margin">
                  <wp14:pctHeight>0</wp14:pctHeight>
                </wp14:sizeRelV>
              </wp:anchor>
            </w:drawing>
          </mc:Choice>
          <mc:Fallback>
            <w:pict>
              <v:shapetype w14:anchorId="56D9FB14" id="_x0000_t202" coordsize="21600,21600" o:spt="202" path="m,l,21600r21600,l21600,xe">
                <v:stroke joinstyle="miter"/>
                <v:path gradientshapeok="t" o:connecttype="rect"/>
              </v:shapetype>
              <v:shape id="TextBox 1" o:spid="_x0000_s1026" type="#_x0000_t202" style="position:absolute;margin-left:-22.3pt;margin-top:21.7pt;width:272.7pt;height:303.75pt;z-index:25165824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3nWAgAEAAOoCAAAOAAAAZHJzL2Uyb0RvYy54bWysUstu2zAQvBfoPxC813Lsxk0Ey0HTILkU bYEkH0BTpEVA5DK7tCX/fZa0awfpLeiFIvcxOzuj5c3oe7EzSA5CIy8mUylM0NC6sGnk89P9lysp KKnQqh6CaeTekLxZff60HGJtZtBB3xoUDBKoHmIju5RiXVWkO+MVTSCawEkL6FXiJ26qFtXA6L6v ZtPpohoA24igDRFH7w5JuSr41hqdfltLJom+kcwtlRPLuc5ntVqqeoMqdk4faagPsPDKBR56grpT SYktun+gvNMIBDZNNPgKrHXalB14m4vpu20eOxVN2YXFoXiSif4frP61e4x/UKTxFkY2MAsyRKqJ g3mf0aLPX2YqOM8S7k+ymTEJzcH518V8ds0pzbn51eW3xewy41Tn9oiUHgx4kS+NRPalyKV2Pykd Sv+W5GkB7l3f5/iZS76lcT0eCa6h3TPvga1rJL1sFRopMPU/oDh9QPm+TWBdGZDbDz1HVBa0UDya nx17+y5V51909QoAAP//AwBQSwMEFAAGAAgAAAAhAGV3qGTeAAAACgEAAA8AAABkcnMvZG93bnJl di54bWxMj8FOwzAQRO9I/IO1SNxaG3AiGrKpEIgriAKVenPjbRIRr6PYbcLfY070uNqnmTflena9 ONEYOs8IN0sFgrj2tuMG4fPjZXEPIkTD1vSeCeGHAqyry4vSFNZP/E6nTWxECuFQGIQ2xqGQMtQt OROWfiBOv4MfnYnpHBtpRzOlcNfLW6Vy6UzHqaE1Az21VH9vjg7h6/Ww22r11jy7bJj8rCS7lUS8 vpofH0BEmuM/DH/6SR2q5LT3R7ZB9AgLrfOEIug7DSIBmVJpyx4hz9QKZFXK8wnVLwAAAP//AwBQ SwECLQAUAAYACAAAACEAtoM4kv4AAADhAQAAEwAAAAAAAAAAAAAAAAAAAAAAW0NvbnRlbnRfVHlw ZXNdLnhtbFBLAQItABQABgAIAAAAIQA4/SH/1gAAAJQBAAALAAAAAAAAAAAAAAAAAC8BAABfcmVs cy8ucmVsc1BLAQItABQABgAIAAAAIQDY3nWAgAEAAOoCAAAOAAAAAAAAAAAAAAAAAC4CAABkcnMv ZTJvRG9jLnhtbFBLAQItABQABgAIAAAAIQBld6hk3gAAAAoBAAAPAAAAAAAAAAAAAAAAANoDAABk cnMvZG93bnJldi54bWxQSwUGAAAAAAQABADzAAAA5QQAAAAA " filled="f" stroked="f">
                <v:textbox>
                  <w:txbxContent>
                    <w:p w14:paraId="43A2F693" w14:textId="77777777" w:rsidR="00D93880" w:rsidRDefault="00D93880" w:rsidP="00EA067E">
                      <w:pPr>
                        <w:spacing w:after="0"/>
                        <w:rPr>
                          <w:ins w:id="3" w:author="Renee McDonough" w:date="2026-05-15T16:44:00Z" w16du:dateUtc="2026-05-15T20:44:00Z"/>
                          <w:rFonts w:ascii="Arial" w:hAnsi="Arial" w:cs="Arial"/>
                          <w:b/>
                          <w:bCs/>
                          <w:color w:val="000000" w:themeColor="text1"/>
                          <w:sz w:val="48"/>
                          <w:szCs w:val="48"/>
                        </w:rPr>
                      </w:pPr>
                      <w:ins w:id="4" w:author="Renee McDonough" w:date="2026-05-15T16:44:00Z" w16du:dateUtc="2026-05-15T20:44:00Z">
                        <w:r>
                          <w:rPr>
                            <w:rFonts w:ascii="Arial" w:hAnsi="Arial" w:cs="Arial"/>
                            <w:b/>
                            <w:bCs/>
                            <w:color w:val="000000" w:themeColor="text1"/>
                            <w:sz w:val="48"/>
                            <w:szCs w:val="48"/>
                          </w:rPr>
                          <w:t>Exhibit A</w:t>
                        </w:r>
                      </w:ins>
                    </w:p>
                    <w:p w14:paraId="0B70A649" w14:textId="77777777" w:rsidR="00D93880" w:rsidRDefault="00D93880" w:rsidP="00EA067E">
                      <w:pPr>
                        <w:spacing w:after="0"/>
                        <w:rPr>
                          <w:ins w:id="5" w:author="Renee McDonough" w:date="2026-05-15T16:44:00Z" w16du:dateUtc="2026-05-15T20:44:00Z"/>
                          <w:rFonts w:ascii="Arial" w:hAnsi="Arial" w:cs="Arial"/>
                          <w:b/>
                          <w:bCs/>
                          <w:color w:val="000000" w:themeColor="text1"/>
                          <w:sz w:val="48"/>
                          <w:szCs w:val="48"/>
                        </w:rPr>
                      </w:pPr>
                    </w:p>
                    <w:p w14:paraId="516BBCE9" w14:textId="2F488059" w:rsidR="00EA067E" w:rsidRPr="00AD43B2" w:rsidRDefault="00EA067E" w:rsidP="00EA067E">
                      <w:pPr>
                        <w:spacing w:after="0"/>
                        <w:rPr>
                          <w:rFonts w:ascii="Arial" w:hAnsi="Arial" w:cs="Arial"/>
                          <w:b/>
                          <w:bCs/>
                          <w:color w:val="000000" w:themeColor="text1"/>
                          <w:sz w:val="48"/>
                          <w:szCs w:val="48"/>
                        </w:rPr>
                      </w:pPr>
                      <w:r>
                        <w:rPr>
                          <w:rFonts w:ascii="Arial" w:hAnsi="Arial" w:cs="Arial"/>
                          <w:b/>
                          <w:bCs/>
                          <w:color w:val="000000" w:themeColor="text1"/>
                          <w:sz w:val="48"/>
                          <w:szCs w:val="48"/>
                        </w:rPr>
                        <w:t>Business Requirements Specification</w:t>
                      </w:r>
                    </w:p>
                    <w:p w14:paraId="2D3B1521" w14:textId="77777777" w:rsidR="00EA067E" w:rsidRPr="00AD43B2" w:rsidRDefault="00EA067E" w:rsidP="00EA067E">
                      <w:pPr>
                        <w:spacing w:after="0"/>
                        <w:rPr>
                          <w:rFonts w:ascii="Arial" w:hAnsi="Arial" w:cs="Arial"/>
                          <w:b/>
                          <w:bCs/>
                          <w:color w:val="000000" w:themeColor="text1"/>
                          <w:sz w:val="48"/>
                          <w:szCs w:val="48"/>
                        </w:rPr>
                      </w:pPr>
                    </w:p>
                    <w:p w14:paraId="4EA66EB3" w14:textId="77777777" w:rsidR="000721B2" w:rsidRDefault="000721B2" w:rsidP="000721B2">
                      <w:pPr>
                        <w:spacing w:after="0"/>
                        <w:rPr>
                          <w:rFonts w:ascii="Arial" w:hAnsi="Arial" w:cs="Arial"/>
                          <w:b/>
                          <w:bCs/>
                          <w:color w:val="000000" w:themeColor="text1"/>
                          <w:sz w:val="72"/>
                          <w:szCs w:val="72"/>
                        </w:rPr>
                      </w:pPr>
                      <w:r>
                        <w:rPr>
                          <w:rFonts w:ascii="Arial" w:hAnsi="Arial" w:cs="Arial"/>
                          <w:b/>
                          <w:bCs/>
                          <w:color w:val="000000" w:themeColor="text1"/>
                          <w:sz w:val="48"/>
                          <w:szCs w:val="48"/>
                        </w:rPr>
                        <w:t>Shelby Accounting Modernized Dashboard</w:t>
                      </w:r>
                    </w:p>
                    <w:p w14:paraId="61F1AF74" w14:textId="77777777" w:rsidR="00EA067E" w:rsidRDefault="00EA067E" w:rsidP="00EA067E">
                      <w:pPr>
                        <w:spacing w:after="0"/>
                        <w:rPr>
                          <w:rFonts w:ascii="Arial" w:hAnsi="Arial" w:cs="Arial"/>
                          <w:b/>
                          <w:bCs/>
                          <w:color w:val="000000" w:themeColor="text1"/>
                          <w:sz w:val="72"/>
                          <w:szCs w:val="72"/>
                        </w:rPr>
                      </w:pPr>
                    </w:p>
                    <w:p w14:paraId="0FE4DA99" w14:textId="77777777" w:rsidR="00EA067E" w:rsidRPr="00AD43B2" w:rsidRDefault="00EA067E" w:rsidP="00EA067E">
                      <w:pPr>
                        <w:spacing w:after="0"/>
                        <w:rPr>
                          <w:rFonts w:ascii="Arial" w:hAnsi="Arial" w:cs="Arial"/>
                          <w:color w:val="000000" w:themeColor="text1"/>
                          <w:kern w:val="24"/>
                          <w:sz w:val="72"/>
                          <w:szCs w:val="72"/>
                        </w:rPr>
                      </w:pPr>
                      <w:r>
                        <w:rPr>
                          <w:rFonts w:ascii="Arial" w:hAnsi="Arial" w:cs="Arial"/>
                          <w:b/>
                          <w:bCs/>
                          <w:color w:val="000000" w:themeColor="text1"/>
                          <w:sz w:val="72"/>
                          <w:szCs w:val="72"/>
                        </w:rPr>
                        <w:t xml:space="preserve">               </w:t>
                      </w:r>
                    </w:p>
                  </w:txbxContent>
                </v:textbox>
              </v:shape>
            </w:pict>
          </mc:Fallback>
        </mc:AlternateContent>
      </w:r>
    </w:p>
    <w:p w14:paraId="39AC83E2" w14:textId="77777777" w:rsidR="0024242B" w:rsidRPr="00C27956" w:rsidRDefault="0024242B">
      <w:pPr>
        <w:rPr>
          <w:rFonts w:ascii="Arial" w:hAnsi="Arial" w:cs="Arial"/>
        </w:rPr>
      </w:pPr>
    </w:p>
    <w:p w14:paraId="2A4C425B" w14:textId="77777777" w:rsidR="0024242B" w:rsidRPr="00C27956" w:rsidRDefault="0024242B">
      <w:pPr>
        <w:rPr>
          <w:rFonts w:ascii="Arial" w:hAnsi="Arial" w:cs="Arial"/>
        </w:rPr>
      </w:pPr>
    </w:p>
    <w:p w14:paraId="4A9A5AF3" w14:textId="77777777" w:rsidR="0024242B" w:rsidRPr="00C27956" w:rsidRDefault="0024242B">
      <w:pPr>
        <w:rPr>
          <w:rFonts w:ascii="Arial" w:hAnsi="Arial" w:cs="Arial"/>
        </w:rPr>
      </w:pPr>
    </w:p>
    <w:p w14:paraId="1E9FF778" w14:textId="77777777" w:rsidR="0024242B" w:rsidRPr="00C27956" w:rsidRDefault="0024242B">
      <w:pPr>
        <w:rPr>
          <w:rFonts w:ascii="Arial" w:hAnsi="Arial" w:cs="Arial"/>
        </w:rPr>
      </w:pPr>
    </w:p>
    <w:p w14:paraId="79E56C3D" w14:textId="77777777" w:rsidR="0024242B" w:rsidRPr="00C27956" w:rsidRDefault="0024242B">
      <w:pPr>
        <w:rPr>
          <w:rFonts w:ascii="Arial" w:hAnsi="Arial" w:cs="Arial"/>
        </w:rPr>
      </w:pPr>
    </w:p>
    <w:p w14:paraId="71766275" w14:textId="77777777" w:rsidR="0024242B" w:rsidRPr="00C27956" w:rsidRDefault="0024242B">
      <w:pPr>
        <w:rPr>
          <w:rFonts w:ascii="Arial" w:hAnsi="Arial" w:cs="Arial"/>
        </w:rPr>
      </w:pPr>
    </w:p>
    <w:p w14:paraId="65AC1DE9" w14:textId="77777777" w:rsidR="0024242B" w:rsidRPr="00C27956" w:rsidRDefault="0024242B">
      <w:pPr>
        <w:rPr>
          <w:rFonts w:ascii="Arial" w:hAnsi="Arial" w:cs="Arial"/>
        </w:rPr>
      </w:pPr>
    </w:p>
    <w:p w14:paraId="170453C8" w14:textId="77777777" w:rsidR="0024242B" w:rsidRPr="00C27956" w:rsidRDefault="0024242B">
      <w:pPr>
        <w:rPr>
          <w:rFonts w:ascii="Arial" w:hAnsi="Arial" w:cs="Arial"/>
        </w:rPr>
      </w:pPr>
    </w:p>
    <w:p w14:paraId="1C0ED4DC" w14:textId="77777777" w:rsidR="0024242B" w:rsidRPr="00C27956" w:rsidRDefault="0024242B">
      <w:pPr>
        <w:rPr>
          <w:rFonts w:ascii="Arial" w:hAnsi="Arial" w:cs="Arial"/>
        </w:rPr>
      </w:pPr>
    </w:p>
    <w:p w14:paraId="0008AE0E" w14:textId="77777777" w:rsidR="0024242B" w:rsidRPr="00C27956" w:rsidRDefault="0024242B">
      <w:pPr>
        <w:rPr>
          <w:rFonts w:ascii="Arial" w:hAnsi="Arial" w:cs="Arial"/>
        </w:rPr>
      </w:pPr>
    </w:p>
    <w:p w14:paraId="6809F00D" w14:textId="77777777" w:rsidR="0024242B" w:rsidRPr="00C27956" w:rsidRDefault="0024242B">
      <w:pPr>
        <w:rPr>
          <w:rFonts w:ascii="Arial" w:hAnsi="Arial" w:cs="Arial"/>
        </w:rPr>
      </w:pPr>
    </w:p>
    <w:p w14:paraId="604B1FED" w14:textId="77777777" w:rsidR="0024242B" w:rsidRPr="00C27956" w:rsidRDefault="0024242B">
      <w:pPr>
        <w:rPr>
          <w:rFonts w:ascii="Arial" w:hAnsi="Arial" w:cs="Arial"/>
        </w:rPr>
      </w:pPr>
    </w:p>
    <w:p w14:paraId="3D14C294" w14:textId="77777777" w:rsidR="0024242B" w:rsidRPr="00C27956" w:rsidRDefault="0024242B">
      <w:pPr>
        <w:rPr>
          <w:rFonts w:ascii="Arial" w:hAnsi="Arial" w:cs="Arial"/>
        </w:rPr>
      </w:pPr>
    </w:p>
    <w:p w14:paraId="60798ECA" w14:textId="77777777" w:rsidR="0024242B" w:rsidRPr="00C27956" w:rsidRDefault="0024242B">
      <w:pPr>
        <w:rPr>
          <w:rFonts w:ascii="Arial" w:hAnsi="Arial" w:cs="Arial"/>
        </w:rPr>
      </w:pPr>
    </w:p>
    <w:p w14:paraId="3267D238" w14:textId="77777777" w:rsidR="0024242B" w:rsidRPr="00C27956" w:rsidRDefault="0024242B">
      <w:pPr>
        <w:rPr>
          <w:rFonts w:ascii="Arial" w:hAnsi="Arial" w:cs="Arial"/>
        </w:rPr>
      </w:pPr>
      <w:r>
        <w:rPr>
          <w:rFonts w:ascii="Arial" w:hAnsi="Arial" w:cs="Arial"/>
          <w:noProof/>
        </w:rPr>
        <mc:AlternateContent>
          <mc:Choice Requires="wps">
            <w:drawing>
              <wp:anchor distT="0" distB="0" distL="114300" distR="114300" simplePos="0" relativeHeight="251658242" behindDoc="0" locked="0" layoutInCell="1" allowOverlap="1" wp14:anchorId="32325ACE" wp14:editId="50D258FE">
                <wp:simplePos x="0" y="0"/>
                <wp:positionH relativeFrom="page">
                  <wp:align>right</wp:align>
                </wp:positionH>
                <wp:positionV relativeFrom="paragraph">
                  <wp:posOffset>170180</wp:posOffset>
                </wp:positionV>
                <wp:extent cx="7553325" cy="3315041"/>
                <wp:effectExtent l="0" t="0" r="9525" b="0"/>
                <wp:wrapNone/>
                <wp:docPr id="744819169" name="Rectangle 744819169"/>
                <wp:cNvGraphicFramePr/>
                <a:graphic xmlns:a="http://schemas.openxmlformats.org/drawingml/2006/main">
                  <a:graphicData uri="http://schemas.microsoft.com/office/word/2010/wordprocessingShape">
                    <wps:wsp>
                      <wps:cNvSpPr/>
                      <wps:spPr>
                        <a:xfrm rot="10800000" flipV="1">
                          <a:off x="0" y="0"/>
                          <a:ext cx="7553325" cy="3315041"/>
                        </a:xfrm>
                        <a:prstGeom prst="rect">
                          <a:avLst/>
                        </a:prstGeom>
                        <a:gradFill>
                          <a:gsLst>
                            <a:gs pos="34000">
                              <a:srgbClr val="534FEE"/>
                            </a:gs>
                            <a:gs pos="100000">
                              <a:srgbClr val="5AB3AD"/>
                            </a:gs>
                          </a:gsLst>
                          <a:lin ang="720000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xmlns:a="http://schemas.openxmlformats.org/drawingml/2006/main" xmlns:pic="http://schemas.openxmlformats.org/drawingml/2006/picture" xmlns:a14="http://schemas.microsoft.com/office/drawing/2010/main" xmlns:a16="http://schemas.microsoft.com/office/drawing/2014/main">
            <w:pict>
              <v:rect id="Rectangle 744819169" style="position:absolute;margin-left:543.55pt;margin-top:13.4pt;width:594.75pt;height:261.05pt;rotation:180;flip:y;z-index:251651071;visibility:visible;mso-wrap-style:square;mso-wrap-distance-left:9pt;mso-wrap-distance-top:0;mso-wrap-distance-right:9pt;mso-wrap-distance-bottom:0;mso-position-horizontal:right;mso-position-horizontal-relative:page;mso-position-vertical:absolute;mso-position-vertical-relative:text;v-text-anchor:middle" o:spid="_x0000_s1026" fillcolor="#534fee" stroked="f" strokeweight="1pt" w14:anchorId="2FB3A00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jCs/KAIAALgEAAAOAAAAZHJzL2Uyb0RvYy54bWysVE1v3CAQvVfqf0Dcu7bXu020Wm+UZrO9 VG2UtL2zGGwkDGig+/HvO4DjrJqoh6o+IDzMezPvmfH65jRochDglTUNrWYlJcJw2yrTNfTH992H a0p8YKZl2hrR0LPw9Gbz/t366FZibnurWwEESYxfHV1D+xDcqig878XA/Mw6YfBQWhhYwFfoihbY EdkHXczL8mNxtNA6sFx4j9FtPqSbxC+l4OGblF4EohuKvYW0Qlr3cS02a7bqgLle8bEN9g9dDEwZ LDpRbVlg5BeoV1SD4mC9lWHG7VBYKRUXSQOqqco/1Dz1zImkBc3xbrLJ/z9a/vXw5B4AbTg6v/K4 jSpOEgYCFt2qyusyPpRIrdxPDCSZ2Dg5JRfPk4viFAjH4NVyWdfzJSUcz+q6WpaLKvpcZN7I78CH z8IOJG4aCviZEi07fPEhpz6njKa2O6V12ntMyRviLDpRL2J7MeKh299pIAeGH3tZL3b392Pdzl8i qqzoNeT2U327vYBgx91zOa0MYfFSX+G1ixWJ50yLdpQfU4FNXWoT2Y2NXWc9MVK8eJx24axFzNPm UUiiWjRvnpXE6y8mLYxzYUJ23vesFVkiOot9ZPo0MBGRfE6EkVli/Yl7JHibO9OM+REq0vRM4NHi v4EnRKpsTZjAgzIW3lKmUdVYOec/m5StiS7tbXt+AAJB39k8xMzw3uIM8wAJHLNwPJLycZTj/F2+ J9qXH87mNwAAAP//AwBQSwMEFAAGAAgAAAAhAP5l6ErdAAAACAEAAA8AAABkcnMvZG93bnJldi54 bWxMjzFvwjAUhPdK/Q/WQ+pWHKKCQhoHtZXYGEooQ7dH/BpHxM9RbEj49zVTO57udPddsZlsJ640 +NaxgsU8AUFcO91yo+DrsH3OQPiArLFzTApu5GFTPj4UmGs38p6uVWhELGGfowITQp9L6WtDFv3c 9cTR+3GDxRDl0Eg94BjLbSfTJFlJiy3HBYM9fRiqz9XFKvDdsTqm3++8+8RxZ6btbR/SVqmn2fT2 CiLQFP7CcMeP6FBGppO7sPaiUxCPBAXpKvLf3UW2XoI4KVi+ZGuQZSH/Hyh/AQAA//8DAFBLAQIt ABQABgAIAAAAIQC2gziS/gAAAOEBAAATAAAAAAAAAAAAAAAAAAAAAABbQ29udGVudF9UeXBlc10u eG1sUEsBAi0AFAAGAAgAAAAhADj9If/WAAAAlAEAAAsAAAAAAAAAAAAAAAAALwEAAF9yZWxzLy5y ZWxzUEsBAi0AFAAGAAgAAAAhAEiMKz8oAgAAuAQAAA4AAAAAAAAAAAAAAAAALgIAAGRycy9lMm9E b2MueG1sUEsBAi0AFAAGAAgAAAAhAP5l6ErdAAAACAEAAA8AAAAAAAAAAAAAAAAAggQAAGRycy9k b3ducmV2LnhtbFBLBQYAAAAABAAEAPMAAACMBQAAAAA= ">
                <v:fill type="gradient" color2="#5ab3ad" colors="0 #534fee;22282f #534fee" angle="330" focus="100%">
                  <o:fill v:ext="view" type="gradientUnscaled"/>
                </v:fill>
                <w10:wrap anchorx="page"/>
              </v:rect>
            </w:pict>
          </mc:Fallback>
        </mc:AlternateContent>
      </w:r>
    </w:p>
    <w:p w14:paraId="53F88B54" w14:textId="77777777" w:rsidR="0024242B" w:rsidRPr="00C27956" w:rsidRDefault="00244CC9">
      <w:pPr>
        <w:rPr>
          <w:rFonts w:ascii="Arial" w:hAnsi="Arial" w:cs="Arial"/>
        </w:rPr>
      </w:pPr>
      <w:r>
        <w:rPr>
          <w:rFonts w:ascii="Arial" w:hAnsi="Arial" w:cs="Arial"/>
          <w:noProof/>
        </w:rPr>
        <mc:AlternateContent>
          <mc:Choice Requires="wps">
            <w:drawing>
              <wp:anchor distT="0" distB="0" distL="114300" distR="114300" simplePos="0" relativeHeight="251658247" behindDoc="0" locked="0" layoutInCell="1" allowOverlap="1" wp14:anchorId="30ACDF0B" wp14:editId="72F56982">
                <wp:simplePos x="0" y="0"/>
                <wp:positionH relativeFrom="column">
                  <wp:posOffset>-152400</wp:posOffset>
                </wp:positionH>
                <wp:positionV relativeFrom="paragraph">
                  <wp:posOffset>78740</wp:posOffset>
                </wp:positionV>
                <wp:extent cx="1293495" cy="323850"/>
                <wp:effectExtent l="0" t="0" r="1905" b="0"/>
                <wp:wrapNone/>
                <wp:docPr id="1250066863" name="Text Box 15"/>
                <wp:cNvGraphicFramePr/>
                <a:graphic xmlns:a="http://schemas.openxmlformats.org/drawingml/2006/main">
                  <a:graphicData uri="http://schemas.microsoft.com/office/word/2010/wordprocessingShape">
                    <wps:wsp>
                      <wps:cNvSpPr txBox="1"/>
                      <wps:spPr>
                        <a:xfrm>
                          <a:off x="0" y="0"/>
                          <a:ext cx="1293495" cy="323850"/>
                        </a:xfrm>
                        <a:prstGeom prst="rect">
                          <a:avLst/>
                        </a:prstGeom>
                        <a:noFill/>
                        <a:ln w="6350">
                          <a:noFill/>
                        </a:ln>
                      </wps:spPr>
                      <wps:txbx>
                        <w:txbxContent>
                          <w:p w14:paraId="56317C00" w14:textId="77777777" w:rsidR="00EA067E" w:rsidRPr="00B8237C" w:rsidRDefault="00EA067E" w:rsidP="00EA067E">
                            <w:pPr>
                              <w:rPr>
                                <w:rFonts w:ascii="Arial" w:hAnsi="Arial" w:cs="Arial"/>
                                <w:b/>
                                <w:bCs/>
                                <w:color w:val="404040"/>
                                <w:kern w:val="24"/>
                                <w:sz w:val="28"/>
                                <w:szCs w:val="28"/>
                                <w:lang w:val="en-US"/>
                              </w:rPr>
                            </w:pPr>
                            <w:r>
                              <w:rPr>
                                <w:rFonts w:ascii="Arial" w:hAnsi="Arial" w:cs="Arial"/>
                                <w:b/>
                                <w:bCs/>
                                <w:color w:val="404040"/>
                                <w:kern w:val="24"/>
                                <w:sz w:val="28"/>
                                <w:szCs w:val="28"/>
                                <w:lang w:val="en-US"/>
                              </w:rPr>
                              <w:t>Prepared for</w:t>
                            </w:r>
                          </w:p>
                        </w:txbxContent>
                      </wps:txbx>
                      <wps:bodyPr rot="0" spcFirstLastPara="0"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30ACDF0B" id="Text Box 15" o:spid="_x0000_s1027" type="#_x0000_t202" style="position:absolute;margin-left:-12pt;margin-top:6.2pt;width:101.85pt;height:25.5pt;z-index:2516582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E3XU/wEAAPUDAAAOAAAAZHJzL2Uyb0RvYy54bWysU8tu2zAQvBfoPxC81/KjCRLBcuAkcFHA SAM4Rc40RVkERC67pC25X98lZdlpeityoZba58wO53edadhBoddgCz4ZjTlTVkKp7a7gP19WX244 80HYUjRgVcGPyvO7xedP89blago1NKVCRkWsz1tX8DoEl2eZl7Uywo/AKUvOCtCIQFfcZSWKlqqb JpuOx9dZC1g6BKm8p7+PvZMvUv2qUjL8qCqvAmsKTrOFdGI6t/HMFnOR71C4WsvTGOI/pjBCW2p6 LvUogmB71P+UMloieKjCSILJoKq0VAkDoZmM36HZ1MKphIXI8e5Mk/+4svLpsHHPyEJ3Dx0tMBLS Op97+hnxdBWa+KVJGfmJwuOZNtUFJmPS9Hb29faKM0m+2XR2c5V4zS7ZDn34psCwaBQcaS2JLXFY +0AdKXQIic0srHTTpNU0lrUFv55Ryb88lNFYSrzMGq3QbTumyzc4tlAeCR5Cv3nv5ErTDGvhw7NA WjUhIvmStwb8zVlLUii4/7UXqDhrvlviOupmMHAwtoNh9+YBSF0TErqTyaQEDM1gVgjmlVS6jF3I JaykXgWXAYfLQ+glSTqXarlMYaQPJ8LabpyMxSP6yNFL9yrQnYgMtIInGGQi8nd89rE9b8t9gEon siNTPS8nAklbaQendxDF+/aeoi6vdfEHAAD//wMAUEsDBBQABgAIAAAAIQDPTN8c4AAAAAkBAAAP AAAAZHJzL2Rvd25yZXYueG1sTI/BbsIwEETvlfgHaytxA4cQQUnjIFSplFZqpQIfYOIlDonXUWxC +vc1p/Y4mtHMm2w9mIb12LnKkoDZNAKGVFhVUSngeHidPAFzXpKSjSUU8IMO1vnoIZOpsjf6xn7v SxZKyKVSgPa+TTl3hUYj3dS2SME7285IH2RXctXJWyg3DY+jaMGNrCgsaNnii8ai3l+NgG11nh2+ +rpsdf3+tv3YfV52Fy/E+HHYPAPzOPi/MNzxAzrkgelkr6QcawRM4iR88cGIE2D3wHK1BHYSsJgn wPOM/3+Q/wIAAP//AwBQSwECLQAUAAYACAAAACEAtoM4kv4AAADhAQAAEwAAAAAAAAAAAAAAAAAA AAAAW0NvbnRlbnRfVHlwZXNdLnhtbFBLAQItABQABgAIAAAAIQA4/SH/1gAAAJQBAAALAAAAAAAA AAAAAAAAAC8BAABfcmVscy8ucmVsc1BLAQItABQABgAIAAAAIQCrE3XU/wEAAPUDAAAOAAAAAAAA AAAAAAAAAC4CAABkcnMvZTJvRG9jLnhtbFBLAQItABQABgAIAAAAIQDPTN8c4AAAAAkBAAAPAAAA AAAAAAAAAAAAAFkEAABkcnMvZG93bnJldi54bWxQSwUGAAAAAAQABADzAAAAZgUAAAAA " filled="f" stroked="f" strokeweight=".5pt">
                <v:textbox inset="0,0,0,0">
                  <w:txbxContent>
                    <w:p w14:paraId="56317C00" w14:textId="77777777" w:rsidR="00EA067E" w:rsidRPr="00B8237C" w:rsidRDefault="00EA067E" w:rsidP="00EA067E">
                      <w:pPr>
                        <w:rPr>
                          <w:rFonts w:ascii="Arial" w:hAnsi="Arial" w:cs="Arial"/>
                          <w:b/>
                          <w:bCs/>
                          <w:color w:val="404040"/>
                          <w:kern w:val="24"/>
                          <w:sz w:val="28"/>
                          <w:szCs w:val="28"/>
                          <w:lang w:val="en-US"/>
                        </w:rPr>
                      </w:pPr>
                      <w:r>
                        <w:rPr>
                          <w:rFonts w:ascii="Arial" w:hAnsi="Arial" w:cs="Arial"/>
                          <w:b/>
                          <w:bCs/>
                          <w:color w:val="404040"/>
                          <w:kern w:val="24"/>
                          <w:sz w:val="28"/>
                          <w:szCs w:val="28"/>
                          <w:lang w:val="en-US"/>
                        </w:rPr>
                        <w:t>Prepared for</w:t>
                      </w:r>
                    </w:p>
                  </w:txbxContent>
                </v:textbox>
              </v:shape>
            </w:pict>
          </mc:Fallback>
        </mc:AlternateContent>
      </w:r>
    </w:p>
    <w:p w14:paraId="0105FF52" w14:textId="77777777" w:rsidR="0024242B" w:rsidRPr="00C27956" w:rsidRDefault="00244CC9">
      <w:pPr>
        <w:rPr>
          <w:rFonts w:ascii="Arial" w:hAnsi="Arial" w:cs="Arial"/>
        </w:rPr>
      </w:pPr>
      <w:r>
        <w:rPr>
          <w:rFonts w:ascii="Arial" w:hAnsi="Arial" w:cs="Arial"/>
          <w:noProof/>
        </w:rPr>
        <w:drawing>
          <wp:anchor distT="0" distB="0" distL="114300" distR="114300" simplePos="0" relativeHeight="251658248" behindDoc="0" locked="0" layoutInCell="1" allowOverlap="1" wp14:anchorId="4BDD8920" wp14:editId="0CE275DB">
            <wp:simplePos x="0" y="0"/>
            <wp:positionH relativeFrom="column">
              <wp:posOffset>-158750</wp:posOffset>
            </wp:positionH>
            <wp:positionV relativeFrom="paragraph">
              <wp:posOffset>72390</wp:posOffset>
            </wp:positionV>
            <wp:extent cx="2617470" cy="3048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17470" cy="304800"/>
                    </a:xfrm>
                    <a:prstGeom prst="rect">
                      <a:avLst/>
                    </a:prstGeom>
                    <a:noFill/>
                  </pic:spPr>
                </pic:pic>
              </a:graphicData>
            </a:graphic>
            <wp14:sizeRelH relativeFrom="margin">
              <wp14:pctWidth>0</wp14:pctWidth>
            </wp14:sizeRelH>
            <wp14:sizeRelV relativeFrom="margin">
              <wp14:pctHeight>0</wp14:pctHeight>
            </wp14:sizeRelV>
          </wp:anchor>
        </w:drawing>
      </w:r>
    </w:p>
    <w:p w14:paraId="5E208C2F" w14:textId="77777777" w:rsidR="0024242B" w:rsidRPr="00C27956" w:rsidRDefault="0024242B">
      <w:pPr>
        <w:rPr>
          <w:rFonts w:ascii="Arial" w:hAnsi="Arial" w:cs="Arial"/>
        </w:rPr>
      </w:pPr>
    </w:p>
    <w:p w14:paraId="21AEC50A" w14:textId="77777777" w:rsidR="0024242B" w:rsidRPr="00C27956" w:rsidRDefault="0024242B">
      <w:pPr>
        <w:rPr>
          <w:rFonts w:ascii="Arial" w:hAnsi="Arial" w:cs="Arial"/>
        </w:rPr>
      </w:pPr>
    </w:p>
    <w:p w14:paraId="48C9C708" w14:textId="77777777" w:rsidR="0024242B" w:rsidRPr="00C27956" w:rsidRDefault="00244CC9">
      <w:pPr>
        <w:rPr>
          <w:rFonts w:ascii="Arial" w:hAnsi="Arial" w:cs="Arial"/>
        </w:rPr>
      </w:pPr>
      <w:r>
        <w:rPr>
          <w:rFonts w:ascii="Arial" w:hAnsi="Arial" w:cs="Arial"/>
          <w:noProof/>
        </w:rPr>
        <mc:AlternateContent>
          <mc:Choice Requires="wps">
            <w:drawing>
              <wp:anchor distT="0" distB="0" distL="114300" distR="114300" simplePos="0" relativeHeight="251658249" behindDoc="0" locked="0" layoutInCell="1" allowOverlap="1" wp14:anchorId="66D0153E" wp14:editId="57CBDEB0">
                <wp:simplePos x="0" y="0"/>
                <wp:positionH relativeFrom="column">
                  <wp:posOffset>-132080</wp:posOffset>
                </wp:positionH>
                <wp:positionV relativeFrom="paragraph">
                  <wp:posOffset>95250</wp:posOffset>
                </wp:positionV>
                <wp:extent cx="1871980" cy="0"/>
                <wp:effectExtent l="0" t="0" r="0" b="0"/>
                <wp:wrapNone/>
                <wp:docPr id="737424399" name="Straight Connector 737424399"/>
                <wp:cNvGraphicFramePr/>
                <a:graphic xmlns:a="http://schemas.openxmlformats.org/drawingml/2006/main">
                  <a:graphicData uri="http://schemas.microsoft.com/office/word/2010/wordprocessingShape">
                    <wps:wsp>
                      <wps:cNvCnPr/>
                      <wps:spPr>
                        <a:xfrm>
                          <a:off x="0" y="0"/>
                          <a:ext cx="1871980" cy="0"/>
                        </a:xfrm>
                        <a:prstGeom prst="line">
                          <a:avLst/>
                        </a:prstGeom>
                        <a:ln w="6350">
                          <a:solidFill>
                            <a:schemeClr val="bg1">
                              <a:lumMod val="75000"/>
                            </a:schemeClr>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16="http://schemas.microsoft.com/office/drawing/2014/main">
            <w:pict>
              <v:line id="Straight Connector 737424399" style="position:absolute;z-index:251664384;visibility:visible;mso-wrap-style:square;mso-wrap-distance-left:9pt;mso-wrap-distance-top:0;mso-wrap-distance-right:9pt;mso-wrap-distance-bottom:0;mso-position-horizontal:absolute;mso-position-horizontal-relative:text;mso-position-vertical:absolute;mso-position-vertical-relative:text" o:spid="_x0000_s1026" strokecolor="#bfbfbf [2412]" strokeweight=".5pt" from="-10.4pt,7.5pt" to="137pt,7.5pt" w14:anchorId="1760C74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LLYz1AEAAAEEAAAOAAAAZHJzL2Uyb0RvYy54bWysU8lu2zAQvRfoPxC815JcJHEFyzkkSC9d gi4fQFNDmwA3kIwl/32HI1tOF/QQ5EJJM/PevDcarm9Ha9gBYtLedbxZ1JyBk77Xbtfxnz8e3q04 S1m4XhjvoONHSPx28/bNeggtLP3emx4iQxKX2iF0fJ9zaKsqyT1YkRY+gMOk8tGKjJ9xV/VRDMhu TbWs6+tq8LEP0UtICaP3U5JviF8pkPmrUgkyMx1HbZnOSOe2nNVmLdpdFGGv5UmGeIEKK7TDpjPV vciCPUX9F5XVMvrkVV5IbyuvlJZAHtBNU//h5vteBCAvOJwU5jGl16OVXw537jHiGIaQ2hQeY3Ex qmjLE/WxkYZ1nIcFY2YSg83qpvmwwpnKc666AENM+SN4y8pLx412xYdoxeFTytgMS88lJWwcGzp+ /f6qpqrkje4ftDElR6sAdyayg8CfuN01VGOe7GffT7Gbq7qmX4m0czk1ecaEOeMwePFJb/loYJLw DRTTPTpbTiLKCl76CinB5aYsDDFhdYEpVDkDT+r/BzzVFyjQes7gydYsf3L2e9cZQZ29yzPYaufj v2Tn8SxZTfXnCUy+ywi2vj/SBtBocM/I4elOlEV+/k3wy83d/AIAAP//AwBQSwMEFAAGAAgAAAAh APReUh/cAAAACQEAAA8AAABkcnMvZG93bnJldi54bWxMj0FvwjAMhe+T+A+RkXaDlAoGK00RQps4 D8pht9B4bUXjlCaF7t/P0w7sZvs9PX8v3Qy2ETfsfO1IwWwagUAqnKmpVJAf3ycrED5oMrpxhAq+ 0cMmGz2lOjHuTh94O4RScAj5RCuoQmgTKX1RodV+6lok1r5cZ3XgtSul6fSdw20j4yh6kVbXxB8q 3eKuwuJy6K2CU56vjq+fpl8ufDm/Xk/7+PK2V+p5PGzXIAIO4WGGX3xGh4yZzq4n40WjYBJHjB5Y WHAnNsTLOQ/nv4PMUvm/QfYDAAD//wMAUEsBAi0AFAAGAAgAAAAhALaDOJL+AAAA4QEAABMAAAAA AAAAAAAAAAAAAAAAAFtDb250ZW50X1R5cGVzXS54bWxQSwECLQAUAAYACAAAACEAOP0h/9YAAACU AQAACwAAAAAAAAAAAAAAAAAvAQAAX3JlbHMvLnJlbHNQSwECLQAUAAYACAAAACEA5Sy2M9QBAAAB BAAADgAAAAAAAAAAAAAAAAAuAgAAZHJzL2Uyb0RvYy54bWxQSwECLQAUAAYACAAAACEA9F5SH9wA AAAJAQAADwAAAAAAAAAAAAAAAAAuBAAAZHJzL2Rvd25yZXYueG1sUEsFBgAAAAAEAAQA8wAAADcF AAAAAA== ">
                <v:stroke joinstyle="miter"/>
              </v:line>
            </w:pict>
          </mc:Fallback>
        </mc:AlternateContent>
      </w:r>
    </w:p>
    <w:p w14:paraId="7FE552CC" w14:textId="10A296D6" w:rsidR="0024242B" w:rsidRPr="00C27956" w:rsidRDefault="00244CC9">
      <w:pPr>
        <w:rPr>
          <w:rFonts w:ascii="Arial" w:hAnsi="Arial" w:cs="Arial"/>
        </w:rPr>
      </w:pPr>
      <w:r>
        <w:rPr>
          <w:rFonts w:ascii="Arial" w:hAnsi="Arial" w:cs="Arial"/>
          <w:noProof/>
        </w:rPr>
        <mc:AlternateContent>
          <mc:Choice Requires="wps">
            <w:drawing>
              <wp:anchor distT="0" distB="0" distL="114300" distR="114300" simplePos="0" relativeHeight="251658250" behindDoc="0" locked="0" layoutInCell="1" allowOverlap="1" wp14:anchorId="432AE6BF" wp14:editId="5FE2FAF0">
                <wp:simplePos x="0" y="0"/>
                <wp:positionH relativeFrom="column">
                  <wp:posOffset>-152400</wp:posOffset>
                </wp:positionH>
                <wp:positionV relativeFrom="paragraph">
                  <wp:posOffset>53975</wp:posOffset>
                </wp:positionV>
                <wp:extent cx="2007235" cy="323850"/>
                <wp:effectExtent l="0" t="0" r="12065" b="0"/>
                <wp:wrapNone/>
                <wp:docPr id="1210236908" name="Text Box 15"/>
                <wp:cNvGraphicFramePr/>
                <a:graphic xmlns:a="http://schemas.openxmlformats.org/drawingml/2006/main">
                  <a:graphicData uri="http://schemas.microsoft.com/office/word/2010/wordprocessingShape">
                    <wps:wsp>
                      <wps:cNvSpPr txBox="1"/>
                      <wps:spPr>
                        <a:xfrm>
                          <a:off x="0" y="0"/>
                          <a:ext cx="2007235" cy="323850"/>
                        </a:xfrm>
                        <a:prstGeom prst="rect">
                          <a:avLst/>
                        </a:prstGeom>
                        <a:noFill/>
                        <a:ln w="6350">
                          <a:noFill/>
                        </a:ln>
                      </wps:spPr>
                      <wps:txbx>
                        <w:txbxContent>
                          <w:p w14:paraId="11AAACD0" w14:textId="1577E609" w:rsidR="00EA067E" w:rsidRDefault="00EA067E" w:rsidP="00EA067E">
                            <w:pPr>
                              <w:spacing w:after="0"/>
                              <w:rPr>
                                <w:rFonts w:ascii="Arial" w:eastAsia="Calibri" w:hAnsi="Arial" w:cs="Arial"/>
                                <w:b/>
                                <w:bCs/>
                                <w:color w:val="404040"/>
                                <w:kern w:val="24"/>
                                <w:sz w:val="28"/>
                                <w:szCs w:val="28"/>
                                <w:lang w:val="en-US"/>
                              </w:rPr>
                            </w:pPr>
                            <w:del w:id="3" w:author="Renee McDonough" w:date="2026-05-15T16:44:00Z" w16du:dateUtc="2026-05-15T20:44:00Z">
                              <w:r>
                                <w:rPr>
                                  <w:rFonts w:ascii="Arial" w:eastAsia="Calibri" w:hAnsi="Arial" w:cs="Arial"/>
                                  <w:b/>
                                  <w:bCs/>
                                  <w:color w:val="404040"/>
                                  <w:kern w:val="24"/>
                                  <w:sz w:val="28"/>
                                  <w:szCs w:val="28"/>
                                  <w:lang w:val="en-US"/>
                                </w:rPr>
                                <w:delText>Date</w:delText>
                              </w:r>
                            </w:del>
                          </w:p>
                        </w:txbxContent>
                      </wps:txbx>
                      <wps:bodyPr rot="0" spcFirstLastPara="0" vert="horz" wrap="square" lIns="0" tIns="0" rIns="0" bIns="0" numCol="1" spcCol="0" rtlCol="0" fromWordArt="0" anchor="ctr" anchorCtr="0" forceAA="0" compatLnSpc="1">
                        <a:prstTxWarp prst="textNoShape">
                          <a:avLst/>
                        </a:prstTxWarp>
                        <a:noAutofit/>
                      </wps:bodyPr>
                    </wps:wsp>
                  </a:graphicData>
                </a:graphic>
              </wp:anchor>
            </w:drawing>
          </mc:Choice>
          <mc:Fallback>
            <w:pict>
              <v:shape w14:anchorId="432AE6BF" id="_x0000_s1028" type="#_x0000_t202" style="position:absolute;margin-left:-12pt;margin-top:4.25pt;width:158.05pt;height:25.5pt;z-index:25165825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xqAxAAIAAPUDAAAOAAAAZHJzL2Uyb0RvYy54bWysU8tu2zAQvBfoPxC81/IDSQPBcuAmcFHA SAM4Rc40RVoCSC67pC25X98lbdlpeit6oZbc58yO5ve9NeygMLTgKj4ZjTlTTkLdul3Ff7ysPt1x FqJwtTDgVMWPKvD7xccP886XagoNmFohoyIulJ2veBOjL4siyEZZEUbglSOnBrQi0hV3RY2io+rW FNPx+LboAGuPIFUI9Pp4cvJFrq+1kvG71kFFZipOs8V8Yj636SwWc1HuUPimlecxxD9MYUXrqOml 1KOIgu2x/auUbSVCAB1HEmwBWrdSZQyEZjJ+h2bTCK8yFiIn+AtN4f+VlU+HjX9GFvsv0NMCEyGd D2Wgx4Sn12jTlyZl5CcKjxfaVB+ZpEfaw+fp7IYzSb7ZdHZ3k3ktrtkeQ/yqwLJkVBxpLZktcViH SB0pdAhJzRysWmPyaoxjXcVvZ1TyDw9lGEeJ11mTFfttz9qaRhpwbKE+EjyE0+aDl6uWZliLEJ8F 0qoJEcmXvA3gL846kkLFw8+9QMWZ+eaI66SbwcDB2A6G29sHIHVNSOheZpMSMJrB1Aj2lVS6TF3I JZykXhWXEYfLQzxJknQu1XKZw0gfXsS123iZiif0iaOX/lWgPxMZaQVPMMhElO/4PMWeeFvuI+g2 k52YOvFyJpC0lXdw/g+SeN/ec9T1b138BgAA//8DAFBLAwQUAAYACAAAACEA7sISt+AAAAAIAQAA DwAAAGRycy9kb3ducmV2LnhtbEyP0UrDQBRE34X+w3ILvrWbBCNtzE0RwVoFBVs/YJvcZtNk74bs No1/7/qkj8MMM2fyzWQ6MdLgGssI8TICQVzaquEa4evwvFiBcF5xpTrLhPBNDjbF7CZXWWWv/Enj 3tcilLDLFIL2vs+kdKUmo9zS9sTBO9nBKB/kUMtqUNdQbjqZRNG9NKrhsKBVT0+aynZ/MQjb5hQf Psa27nX7+rJ9272fd2ePeDufHh9AeJr8Xxh+8QM6FIHpaC9cOdEhLJK78MUjrFIQwU/WSQziiJCu U5BFLv8fKH4AAAD//wMAUEsBAi0AFAAGAAgAAAAhALaDOJL+AAAA4QEAABMAAAAAAAAAAAAAAAAA AAAAAFtDb250ZW50X1R5cGVzXS54bWxQSwECLQAUAAYACAAAACEAOP0h/9YAAACUAQAACwAAAAAA AAAAAAAAAAAvAQAAX3JlbHMvLnJlbHNQSwECLQAUAAYACAAAACEAncagMQACAAD1AwAADgAAAAAA AAAAAAAAAAAuAgAAZHJzL2Uyb0RvYy54bWxQSwECLQAUAAYACAAAACEA7sISt+AAAAAIAQAADwAA AAAAAAAAAAAAAABaBAAAZHJzL2Rvd25yZXYueG1sUEsFBgAAAAAEAAQA8wAAAGcFAAAAAA== " filled="f" stroked="f" strokeweight=".5pt">
                <v:textbox inset="0,0,0,0">
                  <w:txbxContent>
                    <w:p w14:paraId="11AAACD0" w14:textId="1577E609" w:rsidR="00EA067E" w:rsidRDefault="00EA067E" w:rsidP="00EA067E">
                      <w:pPr>
                        <w:spacing w:after="0"/>
                        <w:rPr>
                          <w:rFonts w:ascii="Arial" w:eastAsia="Calibri" w:hAnsi="Arial" w:cs="Arial"/>
                          <w:b/>
                          <w:bCs/>
                          <w:color w:val="404040"/>
                          <w:kern w:val="24"/>
                          <w:sz w:val="28"/>
                          <w:szCs w:val="28"/>
                          <w:lang w:val="en-US"/>
                        </w:rPr>
                      </w:pPr>
                      <w:del w:id="7" w:author="Renee McDonough" w:date="2026-05-15T16:44:00Z" w16du:dateUtc="2026-05-15T20:44:00Z">
                        <w:r>
                          <w:rPr>
                            <w:rFonts w:ascii="Arial" w:eastAsia="Calibri" w:hAnsi="Arial" w:cs="Arial"/>
                            <w:b/>
                            <w:bCs/>
                            <w:color w:val="404040"/>
                            <w:kern w:val="24"/>
                            <w:sz w:val="28"/>
                            <w:szCs w:val="28"/>
                            <w:lang w:val="en-US"/>
                          </w:rPr>
                          <w:delText>Date</w:delText>
                        </w:r>
                      </w:del>
                    </w:p>
                  </w:txbxContent>
                </v:textbox>
              </v:shape>
            </w:pict>
          </mc:Fallback>
        </mc:AlternateContent>
      </w:r>
      <w:del w:id="4" w:author="Renee McDonough" w:date="2026-05-15T16:44:00Z">
        <w:r>
          <w:rPr>
            <w:rFonts w:ascii="Arial" w:hAnsi="Arial" w:cs="Arial"/>
            <w:noProof/>
          </w:rPr>
          <mc:AlternateContent>
            <mc:Choice Requires="wps">
              <w:drawing>
                <wp:anchor distT="0" distB="0" distL="114300" distR="114300" simplePos="0" relativeHeight="251658251" behindDoc="0" locked="0" layoutInCell="1" allowOverlap="1" wp14:anchorId="21C1A2F4" wp14:editId="4881373B">
                  <wp:simplePos x="0" y="0"/>
                  <wp:positionH relativeFrom="column">
                    <wp:posOffset>-241300</wp:posOffset>
                  </wp:positionH>
                  <wp:positionV relativeFrom="paragraph">
                    <wp:posOffset>276225</wp:posOffset>
                  </wp:positionV>
                  <wp:extent cx="2442845" cy="506095"/>
                  <wp:effectExtent l="0" t="0" r="0" b="0"/>
                  <wp:wrapNone/>
                  <wp:docPr id="17826288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2845" cy="506095"/>
                          </a:xfrm>
                          <a:prstGeom prst="rect">
                            <a:avLst/>
                          </a:prstGeom>
                        </wps:spPr>
                        <wps:txbx>
                          <w:txbxContent>
                            <w:p w14:paraId="334E86B3" w14:textId="49D807C4" w:rsidR="00EA067E" w:rsidRPr="002937D0" w:rsidRDefault="000721B2" w:rsidP="00EA067E">
                              <w:pPr>
                                <w:tabs>
                                  <w:tab w:val="left" w:pos="9270"/>
                                </w:tabs>
                                <w:spacing w:after="0"/>
                                <w:jc w:val="both"/>
                                <w:rPr>
                                  <w:rFonts w:ascii="Aptos" w:hAnsi="Aptos" w:cs="Arial"/>
                                  <w:b/>
                                  <w:color w:val="000000" w:themeColor="text1"/>
                                  <w:sz w:val="32"/>
                                  <w14:textFill>
                                    <w14:gradFill>
                                      <w14:gsLst>
                                        <w14:gs w14:pos="31000">
                                          <w14:srgbClr w14:val="534FEE"/>
                                        </w14:gs>
                                        <w14:gs w14:pos="100000">
                                          <w14:srgbClr w14:val="5AB3AD"/>
                                        </w14:gs>
                                      </w14:gsLst>
                                      <w14:lin w14:ang="2400000" w14:scaled="0"/>
                                    </w14:gradFill>
                                  </w14:textFill>
                                </w:rPr>
                              </w:pPr>
                              <w:del w:id="5" w:author="Renee McDonough" w:date="2026-05-15T16:44:00Z" w16du:dateUtc="2026-05-15T20:44:00Z">
                                <w:r>
                                  <w:rPr>
                                    <w:rFonts w:ascii="Aptos" w:hAnsi="Aptos" w:cs="Arial"/>
                                    <w:b/>
                                    <w:color w:val="000000" w:themeColor="text1"/>
                                    <w:sz w:val="32"/>
                                    <w14:textFill>
                                      <w14:gradFill>
                                        <w14:gsLst>
                                          <w14:gs w14:pos="31000">
                                            <w14:srgbClr w14:val="534FEE"/>
                                          </w14:gs>
                                          <w14:gs w14:pos="100000">
                                            <w14:srgbClr w14:val="5AB3AD"/>
                                          </w14:gs>
                                        </w14:gsLst>
                                        <w14:lin w14:ang="2400000" w14:scaled="0"/>
                                      </w14:gradFill>
                                    </w14:textFill>
                                  </w:rPr>
                                  <w:delText>January</w:delText>
                                  <w:delText xml:space="preserve"/>
                                  <w:delText>30</w:delText>
                                  <w:delText>, 202</w:delText>
                                  <w:delText>6</w:delText>
                                </w:r>
                              </w:del>
                            </w:p>
                          </w:txbxContent>
                        </wps:txbx>
                        <wps:bodyPr vert="horz" lIns="91440" tIns="45720" rIns="91440" bIns="45720" rtlCol="0" anchor="ctr">
                          <a:noAutofit/>
                        </wps:bodyPr>
                      </wps:wsp>
                    </a:graphicData>
                  </a:graphic>
                </wp:anchor>
              </w:drawing>
            </mc:Choice>
            <mc:Fallback>
              <w:pict>
                <v:shape w14:anchorId="21C1A2F4" id="Text Box 2" o:spid="_x0000_s1029" type="#_x0000_t202" style="position:absolute;margin-left:-19pt;margin-top:21.75pt;width:192.35pt;height:39.85pt;z-index:25165825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IGy2wgEAAGIDAAAOAAAAZHJzL2Uyb0RvYy54bWysU8Fu2zAMvQ/YPwi6L3Yyp2uNOEXXYsOA rhvQ9QNoWYqN2aJAqbGzrx+luGm33YpdCFOUHt97pDeX09CLvSbfoa3kcpFLoa3CprO7Sj78+PTu XAofwDbQo9WVPGgvL7dv32xGV+oVttg3mgSDWF+OrpJtCK7MMq9aPYBfoNOWiwZpgMAp7bKGYGT0 oc9WeX6WjUiNI1Taez69ORblNuEbo1X4ZozXQfSVZG4hRUqxjjHbbqDcEbi2UzMNeAWLATrLTU9Q NxBAPFL3D9TQKUKPJiwUDhka0ymdNLCaZf6XmvsWnE5a2BzvTjb5/wer7vb37juJMH3EiQeYRHh3 i+qnFxavW7A7fUWEY6uh4cbLaFk2Ol/OT6PVvvQRpB6/YsNDhseACWgyNERXWKdgdB7A4WS6noJQ fLgqitV5sZZCcW2dn+UX69QCyqfXjnz4rHEQ8aOSxENN6LC/9SGygfLpykwtsjnyClM9ia6p5PsI GpnW2ByYK+8sY7VIv6Tov1hWdrEsirgiKSnWH1ac0MtK/Ucl9Nd4XCqwinEqqQIlXhav2ADTJW7P LWduPMhEeV66uCkv83Tr+dfY/gYAAP//AwBQSwMEFAAGAAgAAAAhAAAG3xDgAAAACgEAAA8AAABk cnMvZG93bnJldi54bWxMj9FKw0AQRd8F/2EZwRdpNyY1LTGbIkJBin2w+gGT7DQbmp0N2W0a/971 SR+HOdx7brmdbS8mGn3nWMHjMgFB3Djdcavg63O32IDwAVlj75gUfJOHbXV7U2Kh3ZU/aDqGVsQQ 9gUqMCEMhZS+MWTRL91AHH8nN1oM8RxbqUe8xnDbyzRJcmmx49hgcKBXQ835eLEKHsyQHN5Pb/VO 54057z2u7bRX6v5ufnkGEWgOfzD86kd1qKJT7S6svegVLLJN3BIUrLInEBHIVvkaRB3JNEtBVqX8 P6H6AQAA//8DAFBLAQItABQABgAIAAAAIQC2gziS/gAAAOEBAAATAAAAAAAAAAAAAAAAAAAAAABb Q29udGVudF9UeXBlc10ueG1sUEsBAi0AFAAGAAgAAAAhADj9If/WAAAAlAEAAAsAAAAAAAAAAAAA AAAALwEAAF9yZWxzLy5yZWxzUEsBAi0AFAAGAAgAAAAhAIUgbLbCAQAAYgMAAA4AAAAAAAAAAAAA AAAALgIAAGRycy9lMm9Eb2MueG1sUEsBAi0AFAAGAAgAAAAhAAAG3xDgAAAACgEAAA8AAAAAAAAA AAAAAAAAHAQAAGRycy9kb3ducmV2LnhtbFBLBQYAAAAABAAEAPMAAAApBQAAAAA= " filled="f" stroked="f">
                  <v:textbox>
                    <w:txbxContent>
                      <w:p w14:paraId="334E86B3" w14:textId="49D807C4" w:rsidR="00EA067E" w:rsidRPr="002937D0" w:rsidRDefault="000721B2" w:rsidP="00EA067E">
                        <w:pPr>
                          <w:tabs>
                            <w:tab w:val="left" w:pos="9270"/>
                          </w:tabs>
                          <w:spacing w:after="0"/>
                          <w:jc w:val="both"/>
                          <w:rPr>
                            <w:rFonts w:ascii="Aptos" w:hAnsi="Aptos" w:cs="Arial"/>
                            <w:b/>
                            <w:color w:val="000000" w:themeColor="text1"/>
                            <w:sz w:val="32"/>
                            <w14:textFill>
                              <w14:gradFill>
                                <w14:gsLst>
                                  <w14:gs w14:pos="31000">
                                    <w14:srgbClr w14:val="534FEE"/>
                                  </w14:gs>
                                  <w14:gs w14:pos="100000">
                                    <w14:srgbClr w14:val="5AB3AD"/>
                                  </w14:gs>
                                </w14:gsLst>
                                <w14:lin w14:ang="2400000" w14:scaled="0"/>
                              </w14:gradFill>
                            </w14:textFill>
                          </w:rPr>
                        </w:pPr>
                        <w:del w:id="10" w:author="Renee McDonough" w:date="2026-05-15T16:44:00Z" w16du:dateUtc="2026-05-15T20:44:00Z">
                          <w:r>
                            <w:rPr>
                              <w:rFonts w:ascii="Aptos" w:hAnsi="Aptos" w:cs="Arial"/>
                              <w:b/>
                              <w:color w:val="000000" w:themeColor="text1"/>
                              <w:sz w:val="32"/>
                              <w14:textFill>
                                <w14:gradFill>
                                  <w14:gsLst>
                                    <w14:gs w14:pos="31000">
                                      <w14:srgbClr w14:val="534FEE"/>
                                    </w14:gs>
                                    <w14:gs w14:pos="100000">
                                      <w14:srgbClr w14:val="5AB3AD"/>
                                    </w14:gs>
                                  </w14:gsLst>
                                  <w14:lin w14:ang="2400000" w14:scaled="0"/>
                                </w14:gradFill>
                              </w14:textFill>
                            </w:rPr>
                            <w:delText>January</w:delText>
                            <w:delText xml:space="preserve"/>
                            <w:delText>30</w:delText>
                            <w:delText>, 202</w:delText>
                            <w:delText>6</w:delText>
                          </w:r>
                        </w:del>
                      </w:p>
                    </w:txbxContent>
                  </v:textbox>
                </v:shape>
              </w:pict>
            </mc:Fallback>
          </mc:AlternateContent>
        </w:r>
      </w:del>
    </w:p>
    <w:p w14:paraId="1BA65499" w14:textId="77777777" w:rsidR="0024242B" w:rsidRPr="00C27956" w:rsidRDefault="0024242B">
      <w:pPr>
        <w:rPr>
          <w:rFonts w:ascii="Arial" w:hAnsi="Arial" w:cs="Arial"/>
        </w:rPr>
      </w:pPr>
    </w:p>
    <w:p w14:paraId="5708280E" w14:textId="77777777" w:rsidR="007D10C8" w:rsidRPr="00C27956" w:rsidRDefault="007D10C8">
      <w:pPr>
        <w:rPr>
          <w:rFonts w:ascii="Arial" w:hAnsi="Arial" w:cs="Arial"/>
        </w:rPr>
        <w:sectPr w:rsidR="007D10C8" w:rsidRPr="00C27956" w:rsidSect="00BB751E">
          <w:headerReference w:type="default" r:id="rId14"/>
          <w:footerReference w:type="default" r:id="rId15"/>
          <w:pgSz w:w="11906" w:h="16838"/>
          <w:pgMar w:top="1440" w:right="1440" w:bottom="1440" w:left="851" w:header="737" w:footer="578" w:gutter="0"/>
          <w:cols w:space="708"/>
          <w:titlePg/>
          <w:docGrid w:linePitch="360"/>
        </w:sectPr>
      </w:pPr>
    </w:p>
    <w:p w14:paraId="6EF57CF2" w14:textId="77777777" w:rsidR="0024242B" w:rsidRPr="00C27956" w:rsidRDefault="007D10C8">
      <w:pPr>
        <w:rPr>
          <w:rFonts w:ascii="Arial" w:hAnsi="Arial" w:cs="Arial"/>
        </w:rPr>
      </w:pPr>
      <w:r>
        <w:rPr>
          <w:rFonts w:ascii="Arial" w:hAnsi="Arial" w:cs="Arial"/>
          <w:noProof/>
          <w:color w:val="000000" w:themeColor="text1"/>
        </w:rPr>
        <w:lastRenderedPageBreak/>
        <mc:AlternateContent>
          <mc:Choice Requires="wpg">
            <w:drawing>
              <wp:anchor distT="0" distB="0" distL="114300" distR="114300" simplePos="0" relativeHeight="251658252" behindDoc="0" locked="0" layoutInCell="1" allowOverlap="1" wp14:anchorId="232C4E7B" wp14:editId="75CB9288">
                <wp:simplePos x="0" y="0"/>
                <wp:positionH relativeFrom="page">
                  <wp:posOffset>6350</wp:posOffset>
                </wp:positionH>
                <wp:positionV relativeFrom="paragraph">
                  <wp:posOffset>-914400</wp:posOffset>
                </wp:positionV>
                <wp:extent cx="7541895" cy="2333625"/>
                <wp:effectExtent l="0" t="0" r="1905" b="9525"/>
                <wp:wrapNone/>
                <wp:docPr id="278439618" name="Group 127"/>
                <wp:cNvGraphicFramePr/>
                <a:graphic xmlns:a="http://schemas.openxmlformats.org/drawingml/2006/main">
                  <a:graphicData uri="http://schemas.microsoft.com/office/word/2010/wordprocessingGroup">
                    <wpg:wgp>
                      <wpg:cNvGrpSpPr/>
                      <wpg:grpSpPr>
                        <a:xfrm>
                          <a:off x="0" y="0"/>
                          <a:ext cx="7541895" cy="2333625"/>
                          <a:chOff x="-38101" y="-266718"/>
                          <a:chExt cx="7536815" cy="2333762"/>
                        </a:xfrm>
                      </wpg:grpSpPr>
                      <wpg:grpSp>
                        <wpg:cNvPr id="44941670" name="Group 101"/>
                        <wpg:cNvGrpSpPr/>
                        <wpg:grpSpPr>
                          <a:xfrm>
                            <a:off x="-38101" y="-266718"/>
                            <a:ext cx="7536815" cy="2333762"/>
                            <a:chOff x="-34761" y="-256484"/>
                            <a:chExt cx="7536815" cy="2333762"/>
                          </a:xfrm>
                        </wpg:grpSpPr>
                        <wps:wsp>
                          <wps:cNvPr id="1206674640" name="Rectangle 36"/>
                          <wps:cNvSpPr/>
                          <wps:spPr>
                            <a:xfrm rot="10800000" flipV="1">
                              <a:off x="-34761" y="-256484"/>
                              <a:ext cx="7536815" cy="2333762"/>
                            </a:xfrm>
                            <a:prstGeom prst="rect">
                              <a:avLst/>
                            </a:prstGeom>
                            <a:gradFill flip="none" rotWithShape="1">
                              <a:gsLst>
                                <a:gs pos="34000">
                                  <a:srgbClr val="534FEE"/>
                                </a:gs>
                                <a:gs pos="100000">
                                  <a:srgbClr val="5AB3AD"/>
                                </a:gs>
                              </a:gsLst>
                              <a:lin ang="7800000" scaled="0"/>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39489150" name="Text Box 100"/>
                          <wps:cNvSpPr txBox="1"/>
                          <wps:spPr>
                            <a:xfrm>
                              <a:off x="345989" y="271848"/>
                              <a:ext cx="5951220" cy="1430655"/>
                            </a:xfrm>
                            <a:prstGeom prst="rect">
                              <a:avLst/>
                            </a:prstGeom>
                            <a:noFill/>
                            <a:ln w="6350">
                              <a:noFill/>
                            </a:ln>
                          </wps:spPr>
                          <wps:txbx>
                            <w:txbxContent>
                              <w:p w14:paraId="1616DAF2" w14:textId="77777777" w:rsidR="00C81DFF" w:rsidRPr="00C102F1" w:rsidRDefault="00C81DFF" w:rsidP="00C81DFF">
                                <w:pPr>
                                  <w:spacing w:after="0"/>
                                  <w:rPr>
                                    <w:rFonts w:ascii="Arial" w:hAnsi="Arial" w:cs="Arial"/>
                                    <w:color w:val="FFFFFF" w:themeColor="background1"/>
                                    <w:sz w:val="72"/>
                                    <w:szCs w:val="72"/>
                                    <w:lang w:val="en-US"/>
                                  </w:rPr>
                                </w:pPr>
                                <w:r>
                                  <w:rPr>
                                    <w:rFonts w:ascii="Arial" w:hAnsi="Arial" w:cs="Arial"/>
                                    <w:color w:val="FFFFFF" w:themeColor="background1"/>
                                    <w:sz w:val="72"/>
                                    <w:szCs w:val="72"/>
                                    <w:lang w:val="en-US"/>
                                  </w:rPr>
                                  <w:t>TABLE OF</w:t>
                                </w:r>
                              </w:p>
                              <w:p w14:paraId="05DA3AED" w14:textId="77777777" w:rsidR="00C81DFF" w:rsidRPr="00C102F1" w:rsidRDefault="00C81DFF" w:rsidP="00C81DFF">
                                <w:pPr>
                                  <w:spacing w:after="0"/>
                                  <w:rPr>
                                    <w:rFonts w:ascii="Arial" w:hAnsi="Arial" w:cs="Arial"/>
                                    <w:color w:val="FFFFFF" w:themeColor="background1"/>
                                    <w:sz w:val="72"/>
                                    <w:szCs w:val="72"/>
                                    <w:lang w:val="en-US"/>
                                  </w:rPr>
                                </w:pPr>
                                <w:r>
                                  <w:rPr>
                                    <w:rFonts w:ascii="Arial" w:hAnsi="Arial" w:cs="Arial"/>
                                    <w:color w:val="FFFFFF" w:themeColor="background1"/>
                                    <w:sz w:val="72"/>
                                    <w:szCs w:val="72"/>
                                    <w:lang w:val="en-US"/>
                                  </w:rPr>
                                  <w:t>CONTENTS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884968089" name="Group 17">
                          <a:extLst>
                            <a:ext uri="{FF2B5EF4-FFF2-40B4-BE49-F238E27FC236}">
                              <a16:creationId xmlns:a16="http://schemas.microsoft.com/office/drawing/2014/main" id="{65DD4B42-CB29-B1F8-F5B4-88012CA17055}"/>
                            </a:ext>
                          </a:extLst>
                        </wpg:cNvPr>
                        <wpg:cNvGrpSpPr/>
                        <wpg:grpSpPr>
                          <a:xfrm>
                            <a:off x="6211754" y="741146"/>
                            <a:ext cx="793770" cy="583997"/>
                            <a:chOff x="-87438" y="0"/>
                            <a:chExt cx="1278376" cy="642396"/>
                          </a:xfrm>
                        </wpg:grpSpPr>
                        <wpg:grpSp>
                          <wpg:cNvPr id="700389968" name="Group 700389968">
                            <a:extLst>
                              <a:ext uri="{FF2B5EF4-FFF2-40B4-BE49-F238E27FC236}">
                                <a16:creationId xmlns:a16="http://schemas.microsoft.com/office/drawing/2014/main" id="{960BED35-08A2-BDDD-A2FB-58EA44FB6654}"/>
                              </a:ext>
                            </a:extLst>
                          </wpg:cNvPr>
                          <wpg:cNvGrpSpPr/>
                          <wpg:grpSpPr>
                            <a:xfrm>
                              <a:off x="-87438" y="0"/>
                              <a:ext cx="1278376" cy="63661"/>
                              <a:chOff x="-87438" y="0"/>
                              <a:chExt cx="1278376" cy="63661"/>
                            </a:xfrm>
                          </wpg:grpSpPr>
                          <wps:wsp>
                            <wps:cNvPr id="1272591738" name="Rectangle 1272591738">
                              <a:extLst>
                                <a:ext uri="{FF2B5EF4-FFF2-40B4-BE49-F238E27FC236}">
                                  <a16:creationId xmlns:a16="http://schemas.microsoft.com/office/drawing/2014/main" id="{A142D46A-D20E-FD8B-3E13-601FCF6E0D5F}"/>
                                </a:ext>
                              </a:extLst>
                            </wps:cNvPr>
                            <wps:cNvSpPr/>
                            <wps:spPr>
                              <a:xfrm>
                                <a:off x="-87438" y="0"/>
                                <a:ext cx="995422" cy="63661"/>
                              </a:xfrm>
                              <a:prstGeom prst="rect">
                                <a:avLst/>
                              </a:prstGeom>
                              <a:solidFill>
                                <a:schemeClr val="bg1"/>
                              </a:solidFill>
                              <a:ln w="15875">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83870713" name="Rectangle 1783870713">
                              <a:extLst>
                                <a:ext uri="{FF2B5EF4-FFF2-40B4-BE49-F238E27FC236}">
                                  <a16:creationId xmlns:a16="http://schemas.microsoft.com/office/drawing/2014/main" id="{E3150291-EBEA-9B72-BD87-C2A08E78A2DB}"/>
                                </a:ext>
                              </a:extLst>
                            </wps:cNvPr>
                            <wps:cNvSpPr/>
                            <wps:spPr>
                              <a:xfrm>
                                <a:off x="1042975" y="0"/>
                                <a:ext cx="147963" cy="63660"/>
                              </a:xfrm>
                              <a:prstGeom prst="rect">
                                <a:avLst/>
                              </a:prstGeom>
                              <a:solidFill>
                                <a:schemeClr val="bg1"/>
                              </a:solidFill>
                              <a:ln w="15875">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1887796019" name="Group 1887796019">
                            <a:extLst>
                              <a:ext uri="{FF2B5EF4-FFF2-40B4-BE49-F238E27FC236}">
                                <a16:creationId xmlns:a16="http://schemas.microsoft.com/office/drawing/2014/main" id="{DC4D8BB6-F242-9EDC-2440-F7609B0DABD6}"/>
                              </a:ext>
                            </a:extLst>
                          </wpg:cNvPr>
                          <wpg:cNvGrpSpPr/>
                          <wpg:grpSpPr>
                            <a:xfrm>
                              <a:off x="-87438" y="289367"/>
                              <a:ext cx="1278376" cy="63661"/>
                              <a:chOff x="-87438" y="289367"/>
                              <a:chExt cx="1278376" cy="63661"/>
                            </a:xfrm>
                          </wpg:grpSpPr>
                          <wps:wsp>
                            <wps:cNvPr id="281307736" name="Rectangle 281307736">
                              <a:extLst>
                                <a:ext uri="{FF2B5EF4-FFF2-40B4-BE49-F238E27FC236}">
                                  <a16:creationId xmlns:a16="http://schemas.microsoft.com/office/drawing/2014/main" id="{BD77299E-C1DB-4540-072B-C1209EB4A10E}"/>
                                </a:ext>
                              </a:extLst>
                            </wps:cNvPr>
                            <wps:cNvSpPr/>
                            <wps:spPr>
                              <a:xfrm>
                                <a:off x="-87438" y="289367"/>
                                <a:ext cx="995422" cy="63661"/>
                              </a:xfrm>
                              <a:prstGeom prst="rect">
                                <a:avLst/>
                              </a:prstGeom>
                              <a:solidFill>
                                <a:schemeClr val="bg1"/>
                              </a:solidFill>
                              <a:ln w="15875">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797185753" name="Rectangle 797185753">
                              <a:extLst>
                                <a:ext uri="{FF2B5EF4-FFF2-40B4-BE49-F238E27FC236}">
                                  <a16:creationId xmlns:a16="http://schemas.microsoft.com/office/drawing/2014/main" id="{701D53EB-0EC6-5D50-2424-FA788746A23A}"/>
                                </a:ext>
                              </a:extLst>
                            </wps:cNvPr>
                            <wps:cNvSpPr/>
                            <wps:spPr>
                              <a:xfrm>
                                <a:off x="1042975" y="289367"/>
                                <a:ext cx="147963" cy="63661"/>
                              </a:xfrm>
                              <a:prstGeom prst="rect">
                                <a:avLst/>
                              </a:prstGeom>
                              <a:solidFill>
                                <a:schemeClr val="bg1"/>
                              </a:solidFill>
                              <a:ln w="15875">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cNvPr id="191837865" name="Group 191837865">
                            <a:extLst>
                              <a:ext uri="{FF2B5EF4-FFF2-40B4-BE49-F238E27FC236}">
                                <a16:creationId xmlns:a16="http://schemas.microsoft.com/office/drawing/2014/main" id="{A66C964F-BD0C-61B3-A4FB-ADE496388481}"/>
                              </a:ext>
                            </a:extLst>
                          </wpg:cNvPr>
                          <wpg:cNvGrpSpPr/>
                          <wpg:grpSpPr>
                            <a:xfrm>
                              <a:off x="-87438" y="578733"/>
                              <a:ext cx="1278376" cy="63663"/>
                              <a:chOff x="-87438" y="578733"/>
                              <a:chExt cx="1278376" cy="63663"/>
                            </a:xfrm>
                          </wpg:grpSpPr>
                          <wps:wsp>
                            <wps:cNvPr id="630944197" name="Rectangle 630944197">
                              <a:extLst>
                                <a:ext uri="{FF2B5EF4-FFF2-40B4-BE49-F238E27FC236}">
                                  <a16:creationId xmlns:a16="http://schemas.microsoft.com/office/drawing/2014/main" id="{6BCB5E0A-F2BE-4F11-27BA-7CFE2D07DD22}"/>
                                </a:ext>
                              </a:extLst>
                            </wps:cNvPr>
                            <wps:cNvSpPr/>
                            <wps:spPr>
                              <a:xfrm>
                                <a:off x="-87438" y="578733"/>
                                <a:ext cx="995422" cy="63662"/>
                              </a:xfrm>
                              <a:prstGeom prst="rect">
                                <a:avLst/>
                              </a:prstGeom>
                              <a:solidFill>
                                <a:schemeClr val="bg1"/>
                              </a:solidFill>
                              <a:ln w="15875">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804553907" name="Rectangle 804553907">
                              <a:extLst>
                                <a:ext uri="{FF2B5EF4-FFF2-40B4-BE49-F238E27FC236}">
                                  <a16:creationId xmlns:a16="http://schemas.microsoft.com/office/drawing/2014/main" id="{F821DD15-E70C-91CF-F20D-E7C2EECD3AE1}"/>
                                </a:ext>
                              </a:extLst>
                            </wps:cNvPr>
                            <wps:cNvSpPr/>
                            <wps:spPr>
                              <a:xfrm>
                                <a:off x="1042975" y="578736"/>
                                <a:ext cx="147963" cy="63660"/>
                              </a:xfrm>
                              <a:prstGeom prst="rect">
                                <a:avLst/>
                              </a:prstGeom>
                              <a:solidFill>
                                <a:schemeClr val="bg1"/>
                              </a:solidFill>
                              <a:ln w="15875">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g:grpSp>
                    </wpg:wgp>
                  </a:graphicData>
                </a:graphic>
                <wp14:sizeRelH relativeFrom="margin">
                  <wp14:pctWidth>0</wp14:pctWidth>
                </wp14:sizeRelH>
                <wp14:sizeRelV relativeFrom="margin">
                  <wp14:pctHeight>0</wp14:pctHeight>
                </wp14:sizeRelV>
              </wp:anchor>
            </w:drawing>
          </mc:Choice>
          <mc:Fallback>
            <w:pict>
              <v:group w14:anchorId="232C4E7B" id="Group 127" o:spid="_x0000_s1030" style="position:absolute;margin-left:.5pt;margin-top:-1in;width:593.85pt;height:183.75pt;z-index:251658252;mso-position-horizontal-relative:page;mso-width-relative:margin;mso-height-relative:margin" coordorigin="-381,-2667" coordsize="75368,2333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bKkaAgYAACcfAAAOAAAAZHJzL2Uyb0RvYy54bWzsWdtu2zgQfV9g/0HQe2pRpETJqFOkbVIs ULRB290+M7JkC5BFLcnETr9+hzdJviQbp0CL7joPjsT7DM+cM6RevtqsmuCuFLLm7SxEL6IwKNuC z+t2MQv//HJ1loWBVKyds4a35Sy8L2X46vz3316uu2kZ8yVv5qUIYJBWTtfdLFwq1U0nE1ksyxWT L3hXtlBZcbFiCl7FYjIXbA2jr5pJHEXpZM3FvBO8KKWE0re2Mjw341dVWaiPVSVLFTSzENamzK8w vzf6d3L+kk0XgnXLunDLYM9YxYrVLUzaD/WWKRbcinpvqFVdCC55pV4UfDXhVVUXpbEBrEHRjjXv BL/tjC2L6XrR9W4C1+746dnDFh/u3onuc3ctwBPrbgG+MG/alk0lVvo/rDLYGJfd9y4rNyoooJAm BGV5EgYF1MUY4zROrFOLJXhe9zvDGYpQGECDszhNKcp8g8t+EJxmaDQITWPdZuLXMNlaWf9iVwwm XIugns9CQnKCUgr73LIVgM34L9CTO+OOsPahVQ+GH14zm44MJzT1hicpych3Gw5BIgccyO/Dwecl 60oDLzkdnIjiCDaJpKR34yeIItYumjLAqfWkad+DRk4l4McjJhAcogxFWaT/wqBq6u4vKDDh4aB0 hg975t+c2wOCTTsh1buSrwL9MAsFrNHMwO7eS2Wx45u4uJxf1U1jljMLWyCjUK/0a62Wxg9+hQsJ /U0PGXQcPIyJNkOXSLG4edOI4I4BmSSYXF1eOpQu5LgHspbvd7l4jS/ejrqAOf10Td0G4GSIKO84 WbCmBFQ7klJ1U+qdsLYBZRl79CRNq39bru2ztboEYsZvjHlS901pW38qKwgXiMzYmqW5tuwNY0VR tspul1yyeWntRYl2gx3esLPuYUK0aWFAPXIF8/djuwEOj22Hce1119JQdd/Z+fuxzn0PMzNvVd95 VbdcHLKsAavczLa9d5J1jfbSDZ/fA5kI1bzhVjFYWyw5CEahhOmsW0EMaur5EcFIcU6yHJzvOe2L jpHXfAO0ZrZDLwOCVwdjoDZQoYEMVurycVhqN7nowyTJs9wQcgxsTBwf++BL8gTFMUyoKR0RHKWJ ofTnB18PTY3VYD0LUwwG6RX1NTD4AdCqzc3GMrs3yW+Q5hhYouyKqxoI4D2T6poJkG4ohHREfYSf quEwF3dPYQD7+O1QuW4PTAq1YbCGVGAWyr9vmQCCaP5ogQFyRDQZKvNCEqp9I8Y1N+Oa9nZlsAPE D6vzMBohqhJ89RWylgs9KwzlEab84xtlExTIeory4sI0gmyhY+p9+7krPFNpevuy+cpE5zhQwQ5+ 4J7V2XSHCm1b6/WLW8Wr2nCJBor1qgsHg+5BcUdpwa7eoiwjeZpFGkxbikvtdi00Mp+aXqQxQpBN GFhSghAxWgPU4JOEHFMt7RqVSYbz3EwyltuMEgzpJtQ7yiyWl64zimmGaWp7pyTGuRm9h/Rgrhay BxMMGkU4y8HkbXuHYhN4R5l9trdqb/D2mnEKqQQM/yyDfecH7f0RVBbTOMkR1VtkwTLkFWCqr3PU 5SjtcSJ72Hd5npA4dtu9Z/3R2YPkTd3Lba9+VhhvFl5VtlpZokNJRpOnMJ08yfMvKc8ZzmhEET6A aWAcV3cMplFE4hwwM6KxnhAIzVOYSTNgCqD26Zg/p/l894kp8RZcT6D+FXLOQaYeESlQZQpAidCu Kg/lBpDPlak4y3HqxLeH5pa+esI9rFXj/g8ptB/hZwpWnCEcUQpn3j29GqqOCe2RXI194H140qzT kfIH5GE0hzNfQpMDkjVUHQPrsWIdwjXakS2fLp1ky13D/OevSp4mWzmCI1qWQuqzdZbsi79LtBKa UYztAcoT7t4By9UPF7jD2Wzc/xHRMiP8TNFKcZQTguBwvCdaQ9Ux0T0SrbEPvA93RWv73v500HL3 3jvptb9jhY0AsJzuQUdf8Pz1lbvXdF92sogkCc6jA7Aeqo6B9Vi0DK53bpt2Ret01upxar8d/K9E ayxg5hm+xprQdV+O9efe8bu5SR2+b5//AwAA//8DAFBLAwQUAAYACAAAACEAB87vX+EAAAALAQAA DwAAAGRycy9kb3ducmV2LnhtbEyPQUvDQBCF74L/YRnBW7vZtNUQsymlqKci2AribZpMk9Dsbshu k/TfOz3pbR7zeO972XoyrRio942zGtQ8AkG2cGVjKw1fh7dZAsIHtCW2zpKGK3lY5/d3GaalG+0n DftQCQ6xPkUNdQhdKqUvajLo564jy7+T6w0Gln0lyx5HDjetjKPoSRpsLDfU2NG2puK8vxgN7yOO m4V6HXbn0/b6c1h9fO8Uaf34MG1eQASawp8ZbviMDjkzHd3Fll60rHlJ0DBTyyVfN4NKkmcQRw1x vFiBzDP5f0P+CwAA//8DAFBLAQItABQABgAIAAAAIQC2gziS/gAAAOEBAAATAAAAAAAAAAAAAAAA AAAAAABbQ29udGVudF9UeXBlc10ueG1sUEsBAi0AFAAGAAgAAAAhADj9If/WAAAAlAEAAAsAAAAA AAAAAAAAAAAALwEAAF9yZWxzLy5yZWxzUEsBAi0AFAAGAAgAAAAhAKtsqRoCBgAAJx8AAA4AAAAA AAAAAAAAAAAALgIAAGRycy9lMm9Eb2MueG1sUEsBAi0AFAAGAAgAAAAhAAfO71/hAAAACwEAAA8A AAAAAAAAAAAAAAAAXAgAAGRycy9kb3ducmV2LnhtbFBLBQYAAAAABAAEAPMAAABqCQAAAAA= ">
                <v:group id="Group 101" o:spid="_x0000_s1031" style="position:absolute;left:-381;top:-2667;width:75368;height:23337" coordorigin="-347,-2564" coordsize="75368,2333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ssxhyQAAAOEAAAAPAAAAZHJzL2Rvd25yZXYueG1sRI/LasJA FIb3Bd9hOIXu6iQ2VZs6ikgVFyJ4AenukDkmwcyZkJkm8e2dRcHlz3/jmy16U4mWGldaVhAPIxDE mdUl5wrOp/X7FITzyBory6TgTg4W88HLDFNtOz5Qe/S5CCPsUlRQeF+nUrqsIINuaGvi4F1tY9AH 2eRSN9iFcVPJURSNpcGSw0OBNa0Kym7HP6Ng02G3/Ih/2t3turr/nj73l11MSr299stvEJ56/wz/ t7daQZJ8JfF4EhgCUaABOX8AAAD//wMAUEsBAi0AFAAGAAgAAAAhANvh9svuAAAAhQEAABMAAAAA AAAAAAAAAAAAAAAAAFtDb250ZW50X1R5cGVzXS54bWxQSwECLQAUAAYACAAAACEAWvQsW78AAAAV AQAACwAAAAAAAAAAAAAAAAAfAQAAX3JlbHMvLnJlbHNQSwECLQAUAAYACAAAACEASbLMYckAAADh AAAADwAAAAAAAAAAAAAAAAAHAgAAZHJzL2Rvd25yZXYueG1sUEsFBgAAAAADAAMAtwAAAP0CAAAA AA== ">
                  <v:rect id="Rectangle 36" o:spid="_x0000_s1032" style="position:absolute;left:-347;top:-2564;width:75367;height:23336;rotation:180;flip:y;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EcGsygAAAOMAAAAPAAAAZHJzL2Rvd25yZXYueG1sRI9BT8Mw DIXvSPyHyEjcWEo1FdYtmyakSRyAicIPsBqvqZY4pQld+ff4gMTR9vN779vs5uDVRGPqIxu4XxSg iNtoe+4MfH4c7h5BpYxs0UcmAz+UYLe9vtpgbeOF32lqcqfEhFONBlzOQ611ah0FTIs4EMvtFMeA Wcax03bEi5gHr8uiqHTAniXB4UBPjtpz8x0MvBwPq/K19Zjc8W3lv6ZT4/bamNubeb8GlWnO/+K/ 72cr9cuiqh6W1VIohEkWoLe/AAAA//8DAFBLAQItABQABgAIAAAAIQDb4fbL7gAAAIUBAAATAAAA AAAAAAAAAAAAAAAAAABbQ29udGVudF9UeXBlc10ueG1sUEsBAi0AFAAGAAgAAAAhAFr0LFu/AAAA FQEAAAsAAAAAAAAAAAAAAAAAHwEAAF9yZWxzLy5yZWxzUEsBAi0AFAAGAAgAAAAhAB8RwazKAAAA 4wAAAA8AAAAAAAAAAAAAAAAABwIAAGRycy9kb3ducmV2LnhtbFBLBQYAAAAAAwADALcAAAD+AgAA AAA= " fillcolor="#534fee" stroked="f" strokeweight="1pt">
                    <v:fill color2="#5ab3ad" rotate="t" angle="320" colors="0 #534fee;22282f #534fee" focus="100%" type="gradient">
                      <o:fill v:ext="view" type="gradientUnscaled"/>
                    </v:fill>
                  </v:rect>
                  <v:shape id="Text Box 100" o:spid="_x0000_s1033" type="#_x0000_t202" style="position:absolute;left:3459;top:2718;width:59513;height:1430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UIrXzQAAAOMAAAAPAAAAZHJzL2Rvd25yZXYueG1sRI9BT8JA EIXvJv6HzZh4ky0oWgoLIU2IhugB5OJt6A5tQ3e2dFeo/HrnYOJxZt68977ZoneNOlMXas8GhoME FHHhbc2lgd3n6iEFFSKyxcYzGfihAIv57c0MM+svvKHzNpZKTDhkaKCKsc20DkVFDsPAt8RyO/jO YZSxK7Xt8CLmrtGjJHnWDmuWhApbyisqjttvZ2Cdrz5wsx+59Nrkr++HZXvafY2Nub/rl1NQkfr4 L/77frNS/+Vx8pROhmOhECZZgJ7/AgAA//8DAFBLAQItABQABgAIAAAAIQDb4fbL7gAAAIUBAAAT AAAAAAAAAAAAAAAAAAAAAABbQ29udGVudF9UeXBlc10ueG1sUEsBAi0AFAAGAAgAAAAhAFr0LFu/ AAAAFQEAAAsAAAAAAAAAAAAAAAAAHwEAAF9yZWxzLy5yZWxzUEsBAi0AFAAGAAgAAAAhANxQitfN AAAA4wAAAA8AAAAAAAAAAAAAAAAABwIAAGRycy9kb3ducmV2LnhtbFBLBQYAAAAAAwADALcAAAAB AwAAAAA= " filled="f" stroked="f" strokeweight=".5pt">
                    <v:textbox>
                      <w:txbxContent>
                        <w:p w14:paraId="1616DAF2" w14:textId="77777777" w:rsidR="00C81DFF" w:rsidRPr="00C102F1" w:rsidRDefault="00C81DFF" w:rsidP="00C81DFF">
                          <w:pPr>
                            <w:spacing w:after="0"/>
                            <w:rPr>
                              <w:rFonts w:ascii="Arial" w:hAnsi="Arial" w:cs="Arial"/>
                              <w:color w:val="FFFFFF" w:themeColor="background1"/>
                              <w:sz w:val="72"/>
                              <w:szCs w:val="72"/>
                              <w:lang w:val="en-US"/>
                            </w:rPr>
                          </w:pPr>
                          <w:r>
                            <w:rPr>
                              <w:rFonts w:ascii="Arial" w:hAnsi="Arial" w:cs="Arial"/>
                              <w:color w:val="FFFFFF" w:themeColor="background1"/>
                              <w:sz w:val="72"/>
                              <w:szCs w:val="72"/>
                              <w:lang w:val="en-US"/>
                            </w:rPr>
                            <w:t>TABLE OF</w:t>
                          </w:r>
                        </w:p>
                        <w:p w14:paraId="05DA3AED" w14:textId="77777777" w:rsidR="00C81DFF" w:rsidRPr="00C102F1" w:rsidRDefault="00C81DFF" w:rsidP="00C81DFF">
                          <w:pPr>
                            <w:spacing w:after="0"/>
                            <w:rPr>
                              <w:rFonts w:ascii="Arial" w:hAnsi="Arial" w:cs="Arial"/>
                              <w:color w:val="FFFFFF" w:themeColor="background1"/>
                              <w:sz w:val="72"/>
                              <w:szCs w:val="72"/>
                              <w:lang w:val="en-US"/>
                            </w:rPr>
                          </w:pPr>
                          <w:r>
                            <w:rPr>
                              <w:rFonts w:ascii="Arial" w:hAnsi="Arial" w:cs="Arial"/>
                              <w:color w:val="FFFFFF" w:themeColor="background1"/>
                              <w:sz w:val="72"/>
                              <w:szCs w:val="72"/>
                              <w:lang w:val="en-US"/>
                            </w:rPr>
                            <w:t>CONTENTS</w:t>
                          </w:r>
                        </w:p>
                      </w:txbxContent>
                    </v:textbox>
                  </v:shape>
                </v:group>
                <v:group id="Group 17" o:spid="_x0000_s1034" style="position:absolute;left:62117;top:7411;width:7938;height:5840" coordorigin="-874" coordsize="12783,6423"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WcAoyAAAAOMAAAAPAAAAZHJzL2Rvd25yZXYueG1sRE9La8JA EL4X+h+WEXqrm/Qha3QVkSoepFAtiLchOybB7GzIbpP477tCocf53jNfDrYWHbW+cqwhHScgiHNn Ki40fB83zwqED8gGa8ek4UYelovHhzlmxvX8Rd0hFCKGsM9QQxlCk0np85Is+rFriCN3ca3FEM+2 kKbFPobbWr4kyURarDg2lNjQuqT8evixGrY99qvX9KPbXy/r2/n4/nnap6T102hYzUAEGsK/+M+9 M3G+Um/TiUrUFO4/RQDk4hcAAP//AwBQSwECLQAUAAYACAAAACEA2+H2y+4AAACFAQAAEwAAAAAA AAAAAAAAAAAAAAAAW0NvbnRlbnRfVHlwZXNdLnhtbFBLAQItABQABgAIAAAAIQBa9CxbvwAAABUB AAALAAAAAAAAAAAAAAAAAB8BAABfcmVscy8ucmVsc1BLAQItABQABgAIAAAAIQBUWcAoyAAAAOMA AAAPAAAAAAAAAAAAAAAAAAcCAABkcnMvZG93bnJldi54bWxQSwUGAAAAAAMAAwC3AAAA/AIAAAAA ">
                  <v:group id="Group 700389968" o:spid="_x0000_s1035" style="position:absolute;left:-874;width:12783;height:636" coordorigin="-874" coordsize="12783,63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buIv3yAAAAOIAAAAPAAAAZHJzL2Rvd25yZXYueG1sRE/Pa8Iw FL4P9j+EN/CmSSc67Ywi4mQHEdSBeHs0z7bYvJQma+t/vxyEHT++34tVbyvRUuNLxxqSkQJBnDlT cq7h5/w1nIHwAdlg5Zg0PMjDavn6ssDUuI6P1J5CLmII+xQ1FCHUqZQ+K8iiH7maOHI311gMETa5 NA12MdxW8l2pqbRYcmwosKZNQdn99Gs17Drs1uNk2+7vt83jep4cLvuEtB689etPEIH68C9+ur+N hg+lxrP5fBo3x0vxDsjlHwAAAP//AwBQSwECLQAUAAYACAAAACEA2+H2y+4AAACFAQAAEwAAAAAA AAAAAAAAAAAAAAAAW0NvbnRlbnRfVHlwZXNdLnhtbFBLAQItABQABgAIAAAAIQBa9CxbvwAAABUB AAALAAAAAAAAAAAAAAAAAB8BAABfcmVscy8ucmVsc1BLAQItABQABgAIAAAAIQBbuIv3yAAAAOIA AAAPAAAAAAAAAAAAAAAAAAcCAABkcnMvZG93bnJldi54bWxQSwUGAAAAAAMAAwC3AAAA/AIAAAAA ">
                    <v:rect id="Rectangle 1272591738" o:spid="_x0000_s1036" style="position:absolute;left:-874;width:9953;height:636;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fT5IzAAAAOMAAAAPAAAAZHJzL2Rvd25yZXYueG1sRI9PS8NA EMXvQr/DMgVvdtMEU43dllYIePBi/QPehuyYBLOzIbsmqZ/eOQg9zrw37/1mu59dp0YaQuvZwHqV gCKuvG25NvD2Wt7cgQoR2WLnmQycKcB+t7jaYmH9xC80nmKtJIRDgQaaGPtC61A15DCsfE8s2pcf HEYZh1rbAScJd51OkyTXDluWhgZ7emyo+j79OANlHnL+9cl0Lt/1+Pk8Z9PxIzPmejkfHkBFmuPF /H/9ZAU/3aS39+tNJtDykyxA7/4AAAD//wMAUEsBAi0AFAAGAAgAAAAhANvh9svuAAAAhQEAABMA AAAAAAAAAAAAAAAAAAAAAFtDb250ZW50X1R5cGVzXS54bWxQSwECLQAUAAYACAAAACEAWvQsW78A AAAVAQAACwAAAAAAAAAAAAAAAAAfAQAAX3JlbHMvLnJlbHNQSwECLQAUAAYACAAAACEAb30+SMwA AADjAAAADwAAAAAAAAAAAAAAAAAHAgAAZHJzL2Rvd25yZXYueG1sUEsFBgAAAAADAAMAtwAAAAAD AAAAAA== " fillcolor="white [3212]" stroked="f" strokeweight="1.25pt"/>
                    <v:rect id="Rectangle 1783870713" o:spid="_x0000_s1037" style="position:absolute;left:10429;width:1480;height:636;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EnBVyAAAAOMAAAAPAAAAZHJzL2Rvd25yZXYueG1sRE/NSsNA EL4LvsMygje7WwNJSLstVQh48GKrgrchO01Cs7MhuyapT+8WCj3O9z/r7Ww7MdLgW8calgsFgrhy puVaw+ehfMpB+IBssHNMGs7kYbu5v1tjYdzEHzTuQy1iCPsCNTQh9IWUvmrIol+4njhyRzdYDPEc amkGnGK47eSzUqm02HJsaLCn14aq0/7XaihTn/KfU9O5/JLjz/ucTC/fidaPD/NuBSLQHG7iq/vN xPlZnuSZypYJXH6KAMjNPwAAAP//AwBQSwECLQAUAAYACAAAACEA2+H2y+4AAACFAQAAEwAAAAAA AAAAAAAAAAAAAAAAW0NvbnRlbnRfVHlwZXNdLnhtbFBLAQItABQABgAIAAAAIQBa9CxbvwAAABUB AAALAAAAAAAAAAAAAAAAAB8BAABfcmVscy8ucmVsc1BLAQItABQABgAIAAAAIQBLEnBVyAAAAOMA AAAPAAAAAAAAAAAAAAAAAAcCAABkcnMvZG93bnJldi54bWxQSwUGAAAAAAMAAwC3AAAA/AIAAAAA " fillcolor="white [3212]" stroked="f" strokeweight="1.25pt"/>
                  </v:group>
                  <v:group id="Group 1887796019" o:spid="_x0000_s1038" style="position:absolute;left:-874;top:2893;width:12783;height:637" coordorigin="-874,2893" coordsize="12783,63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CW5nyAAAAOMAAAAPAAAAZHJzL2Rvd25yZXYueG1sRE/NasJA EL4LfYdlCr3pJi1qjK4i0koPUqgK4m3IjkkwOxuy2yS+fVcQPM73P4tVbyrRUuNKywriUQSCOLO6 5FzB8fA1TEA4j6yxskwKbuRgtXwZLDDVtuNfavc+FyGEXYoKCu/rVEqXFWTQjWxNHLiLbQz6cDa5 1A12IdxU8j2KJtJgyaGhwJo2BWXX/Z9RsO2wW3/En+3uetnczofxz2kXk1Jvr/16DsJT75/ih/tb h/lJMp3OJlE8g/tPAQC5/AcAAP//AwBQSwECLQAUAAYACAAAACEA2+H2y+4AAACFAQAAEwAAAAAA AAAAAAAAAAAAAAAAW0NvbnRlbnRfVHlwZXNdLnhtbFBLAQItABQABgAIAAAAIQBa9CxbvwAAABUB AAALAAAAAAAAAAAAAAAAAB8BAABfcmVscy8ucmVsc1BLAQItABQABgAIAAAAIQAHCW5nyAAAAOMA AAAPAAAAAAAAAAAAAAAAAAcCAABkcnMvZG93bnJldi54bWxQSwUGAAAAAAMAAwC3AAAA/AIAAAAA ">
                    <v:rect id="Rectangle 281307736" o:spid="_x0000_s1039" style="position:absolute;left:-874;top:2893;width:9953;height:63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BXBpygAAAOIAAAAPAAAAZHJzL2Rvd25yZXYueG1sRI/NasMw EITvgb6D2EJuiZQYnOBGCW3BkEMv+Wmht8Xa2CbWyliq7fTpo0Ihx2FmvmE2u9E2oqfO1441LOYK BHHhTM2lhvMpn61B+IBssHFMGm7kYbd9mmwwM27gA/XHUIoIYZ+hhiqENpPSFxVZ9HPXEkfv4jqL IcqulKbDIcJtI5dKpdJizXGhwpbeKyquxx+rIU99yr9ODbf8U/bfH2MyvH0lWk+fx9cXEIHG8Aj/ t/dGw3K9SNRqlaTwdyneAbm9AwAA//8DAFBLAQItABQABgAIAAAAIQDb4fbL7gAAAIUBAAATAAAA AAAAAAAAAAAAAAAAAABbQ29udGVudF9UeXBlc10ueG1sUEsBAi0AFAAGAAgAAAAhAFr0LFu/AAAA FQEAAAsAAAAAAAAAAAAAAAAAHwEAAF9yZWxzLy5yZWxzUEsBAi0AFAAGAAgAAAAhAJ8FcGnKAAAA 4gAAAA8AAAAAAAAAAAAAAAAABwIAAGRycy9kb3ducmV2LnhtbFBLBQYAAAAAAwADALcAAAD+AgAA AAA= " fillcolor="white [3212]" stroked="f" strokeweight="1.25pt"/>
                    <v:rect id="Rectangle 797185753" o:spid="_x0000_s1040" style="position:absolute;left:10429;top:2893;width:1480;height:637;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J/4usywAAAOIAAAAPAAAAZHJzL2Rvd25yZXYueG1sRI9Ba8JA FITvhf6H5RW81Y0GE42uUgsBD73UVsHbI/tMQrNvQ3abxP76bqHgcZiZb5jNbjSN6KlztWUFs2kE griwuuZSwedH/rwE4TyyxsYyKbiRg9328WGDmbYDv1N/9KUIEHYZKqi8bzMpXVGRQTe1LXHwrrYz 6IPsSqk7HALcNHIeRYk0WHNYqLCl14qKr+O3UZAnLuEfGw23/CT7y9sYD/tzrNTkaXxZg/A0+nv4 v33QCtJVOlsu0kUMf5fCHZDbXwAAAP//AwBQSwECLQAUAAYACAAAACEA2+H2y+4AAACFAQAAEwAA AAAAAAAAAAAAAAAAAAAAW0NvbnRlbnRfVHlwZXNdLnhtbFBLAQItABQABgAIAAAAIQBa9CxbvwAA ABUBAAALAAAAAAAAAAAAAAAAAB8BAABfcmVscy8ucmVsc1BLAQItABQABgAIAAAAIQCJ/4usywAA AOIAAAAPAAAAAAAAAAAAAAAAAAcCAABkcnMvZG93bnJldi54bWxQSwUGAAAAAAMAAwC3AAAA/wIA AAAA " fillcolor="white [3212]" stroked="f" strokeweight="1.25pt"/>
                  </v:group>
                  <v:group id="Group 191837865" o:spid="_x0000_s1041" style="position:absolute;left:-874;top:5787;width:12783;height:636" coordorigin="-874,5787" coordsize="12783,63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4yTtDxwAAAOIAAAAPAAAAZHJzL2Rvd25yZXYueG1sRE9Na8JA EL0X+h+WKXjTTSramLqKiJUeRKgK4m3IjkkwOxuy2yT+e7cg9Ph43/NlbyrRUuNKywriUQSCOLO6 5FzB6fg1TEA4j6yxskwK7uRguXh9mWOqbcc/1B58LkIIuxQVFN7XqZQuK8igG9maOHBX2xj0ATa5 1A12IdxU8j2KptJgyaGhwJrWBWW3w69RsO2wW43jTbu7Xdf3y3GyP+9iUmrw1q8+QXjq/b/46f7W Yf4sTsYfyXQCf5cCBrl4AAAA//8DAFBLAQItABQABgAIAAAAIQDb4fbL7gAAAIUBAAATAAAAAAAA AAAAAAAAAAAAAABbQ29udGVudF9UeXBlc10ueG1sUEsBAi0AFAAGAAgAAAAhAFr0LFu/AAAAFQEA AAsAAAAAAAAAAAAAAAAAHwEAAF9yZWxzLy5yZWxzUEsBAi0AFAAGAAgAAAAhAPjJO0PHAAAA4gAA AA8AAAAAAAAAAAAAAAAABwIAAGRycy9kb3ducmV2LnhtbFBLBQYAAAAAAwADALcAAAD7AgAAAAA= ">
                    <v:rect id="Rectangle 630944197" o:spid="_x0000_s1042" style="position:absolute;left:-874;top:5787;width:9953;height:636;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W2DMywAAAOIAAAAPAAAAZHJzL2Rvd25yZXYueG1sRI9BS8NA FITvBf/D8gRvzW5NiTZ2W1QIePDSVgu9PbLPJJh9G7JrkvrrXaHQ4zAz3zDr7WRbMVDvG8caFokC QVw603Cl4eNQzB9B+IBssHVMGs7kYbu5ma0xN27kHQ37UIkIYZ+jhjqELpfSlzVZ9InriKP35XqL Icq+kqbHMcJtK++VyqTFhuNCjR291lR+73+shiLzGf86NZ6LTzmc3qd0fDmmWt/dTs9PIAJN4Rq+ tN+MhixVq+VysXqA/0vxDsjNHwAAAP//AwBQSwECLQAUAAYACAAAACEA2+H2y+4AAACFAQAAEwAA AAAAAAAAAAAAAAAAAAAAW0NvbnRlbnRfVHlwZXNdLnhtbFBLAQItABQABgAIAAAAIQBa9CxbvwAA ABUBAAALAAAAAAAAAAAAAAAAAB8BAABfcmVscy8ucmVsc1BLAQItABQABgAIAAAAIQBTW2DMywAA AOIAAAAPAAAAAAAAAAAAAAAAAAcCAABkcnMvZG93bnJldi54bWxQSwUGAAAAAAMAAwC3AAAA/wIA AAAA " fillcolor="white [3212]" stroked="f" strokeweight="1.25pt"/>
                    <v:rect id="Rectangle 804553907" o:spid="_x0000_s1043" style="position:absolute;left:10429;top:5787;width:1480;height:636;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o9tpywAAAOIAAAAPAAAAZHJzL2Rvd25yZXYueG1sRI9BS8NA FITvgv9heUJvdlfTpjXttmgh4MGL1RZ6e2SfSWj2bchuk9Rf7wqCx2FmvmHW29E2oqfO1441PEwV COLCmZpLDZ8f+f0ShA/IBhvHpOFKHrab25s1ZsYN/E79PpQiQthnqKEKoc2k9EVFFv3UtcTR+3Kd xRBlV0rT4RDhtpGPSqXSYs1xocKWdhUV5/3FashTn/K3U8M1P8j+9DYmw8sx0XpyNz6vQAQaw3/4 r/1qNCzVbD5PntQCfi/FOyA3PwAAAP//AwBQSwECLQAUAAYACAAAACEA2+H2y+4AAACFAQAAEwAA AAAAAAAAAAAAAAAAAAAAW0NvbnRlbnRfVHlwZXNdLnhtbFBLAQItABQABgAIAAAAIQBa9CxbvwAA ABUBAAALAAAAAAAAAAAAAAAAAB8BAABfcmVscy8ucmVsc1BLAQItABQABgAIAAAAIQCfo9tpywAA AOIAAAAPAAAAAAAAAAAAAAAAAAcCAABkcnMvZG93bnJldi54bWxQSwUGAAAAAAMAAwC3AAAA/wIA AAAA " fillcolor="white [3212]" stroked="f" strokeweight="1.25pt"/>
                  </v:group>
                </v:group>
                <w10:wrap anchorx="page"/>
              </v:group>
            </w:pict>
          </mc:Fallback>
        </mc:AlternateContent>
      </w:r>
      <w:r>
        <w:rPr>
          <w:rFonts w:ascii="Arial" w:hAnsi="Arial" w:cs="Arial"/>
          <w:noProof/>
        </w:rPr>
        <mc:AlternateContent>
          <mc:Choice Requires="wps">
            <w:drawing>
              <wp:anchor distT="0" distB="0" distL="114300" distR="114300" simplePos="0" relativeHeight="251658244" behindDoc="0" locked="0" layoutInCell="1" allowOverlap="1" wp14:anchorId="1DC1610C" wp14:editId="1EB4C3BB">
                <wp:simplePos x="0" y="0"/>
                <wp:positionH relativeFrom="column">
                  <wp:posOffset>4857750</wp:posOffset>
                </wp:positionH>
                <wp:positionV relativeFrom="paragraph">
                  <wp:posOffset>426720</wp:posOffset>
                </wp:positionV>
                <wp:extent cx="2063115" cy="303530"/>
                <wp:effectExtent l="0" t="0" r="0" b="1270"/>
                <wp:wrapNone/>
                <wp:docPr id="13624350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3115" cy="303530"/>
                        </a:xfrm>
                        <a:prstGeom prst="rect">
                          <a:avLst/>
                        </a:prstGeom>
                        <a:noFill/>
                        <a:ln w="9525">
                          <a:noFill/>
                          <a:miter lim="800000"/>
                          <a:headEnd/>
                          <a:tailEnd/>
                        </a:ln>
                      </wps:spPr>
                      <wps:txbx>
                        <w:txbxContent>
                          <w:p w14:paraId="20A6AACF" w14:textId="77777777" w:rsidR="0024242B" w:rsidRPr="0024242B" w:rsidRDefault="0024242B" w:rsidP="0024242B">
                            <w:pPr>
                              <w:jc w:val="right"/>
                              <w:rPr>
                                <w:rFonts w:ascii="Arial" w:eastAsia="Calibri" w:hAnsi="Arial" w:cs="Arial"/>
                                <w:b/>
                                <w:bCs/>
                                <w:color w:val="FFFFFF" w:themeColor="background1"/>
                                <w:kern w:val="24"/>
                                <w:sz w:val="20"/>
                                <w:szCs w:val="20"/>
                              </w:rPr>
                            </w:pPr>
                            <w:r>
                              <w:rPr>
                                <w:rFonts w:ascii="Arial" w:eastAsia="Calibri" w:hAnsi="Arial" w:cs="Arial"/>
                                <w:b/>
                                <w:bCs/>
                                <w:color w:val="FFFFFF" w:themeColor="background1"/>
                                <w:kern w:val="24"/>
                                <w:sz w:val="20"/>
                                <w:szCs w:val="20"/>
                              </w:rPr>
                              <w:t>www.valuelabs.com</w:t>
                            </w:r>
                          </w:p>
                        </w:txbxContent>
                      </wps:txbx>
                      <wps:bodyPr rot="0" vert="horz" wrap="square" lIns="91440" tIns="45720" rIns="91440" bIns="45720" anchor="t" anchorCtr="0">
                        <a:noAutofit/>
                      </wps:bodyPr>
                    </wps:wsp>
                  </a:graphicData>
                </a:graphic>
              </wp:anchor>
            </w:drawing>
          </mc:Choice>
          <mc:Fallback>
            <w:pict>
              <v:shape w14:anchorId="1DC1610C" id="_x0000_s1044" type="#_x0000_t202" style="position:absolute;margin-left:382.5pt;margin-top:33.6pt;width:162.45pt;height:23.9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xg01/QEAANQDAAAOAAAAZHJzL2Uyb0RvYy54bWysU11v2yAUfZ+0/4B4X2wncddaIVXXrtOk 7kNq9wMIxjEacBmQ2Nmv3wWnabS9VfMD4nJ9D/ece1hdj0aTvfRBgWW0mpWUSCugVXbL6I+n+3eX lITIbcs1WMnoQQZ6vX77ZjW4Rs6hB91KTxDEhmZwjPYxuqYoguil4WEGTlpMduANjxj6bdF6PiC6 0cW8LC+KAXzrPAgZAp7eTUm6zvhdJ0X81nVBRqIZxd5iXn1eN2kt1ivebD13vRLHNvgrujBcWbz0 BHXHIyc7r/6BMkp4CNDFmQBTQNcpITMHZFOVf7F57LmTmQuKE9xJpvD/YMXX/aP77kkcP8CIA8wk gnsA8TMQC7c9t1t54z0MveQtXlwlyYrBheZYmqQOTUggm+ELtDhkvouQgcbOm6QK8iSIjgM4nESX YyQCD+flxaKqakoE5hblol7kqRS8ea52PsRPEgxJG0Y9DjWj8/1DiKkb3jz/ki6zcK+0zoPVlgyM XtXzOhecZYyK6DutDKOXZfomJySSH22biyNXetrjBdoeWSeiE+U4bkaiWkbrVJtE2EB7QBk8TDbD Z4GbHvxvSga0GKPh1457SYn+bFHKq2q5TJ7MwbJ+P8fAn2c25xluBUIxGimZtrcx+3iifIOSdyqr 8dLJsWW0ThbpaPPkzfM4//XyGNd/AAAA//8DAFBLAwQUAAYACAAAACEAPPX4Ud8AAAALAQAADwAA AGRycy9kb3ducmV2LnhtbEyPwW7CMBBE75X4B2uReis2qASSxkGIqtdWpS0SNxMvSdR4HcWGpH/f 5dTedjSj2Tf5ZnStuGIfGk8a5jMFAqn0tqFKw+fHy8MaRIiGrGk9oYYfDLApJne5yawf6B2v+1gJ LqGQGQ11jF0mZShrdCbMfIfE3tn3zkSWfSVtbwYud61cKJVIZxriD7XpcFdj+b2/OA1fr+fj4VG9 Vc9u2Q1+VJJcKrW+n47bJxARx/gXhhs+o0PBTCd/IRtEq2GVLHlL1JCsFiBuAbVOUxAnvuZsySKX /zcUvwAAAP//AwBQSwECLQAUAAYACAAAACEAtoM4kv4AAADhAQAAEwAAAAAAAAAAAAAAAAAAAAAA W0NvbnRlbnRfVHlwZXNdLnhtbFBLAQItABQABgAIAAAAIQA4/SH/1gAAAJQBAAALAAAAAAAAAAAA AAAAAC8BAABfcmVscy8ucmVsc1BLAQItABQABgAIAAAAIQDHxg01/QEAANQDAAAOAAAAAAAAAAAA AAAAAC4CAABkcnMvZTJvRG9jLnhtbFBLAQItABQABgAIAAAAIQA89fhR3wAAAAsBAAAPAAAAAAAA AAAAAAAAAFcEAABkcnMvZG93bnJldi54bWxQSwUGAAAAAAQABADzAAAAYwUAAAAA " filled="f" stroked="f">
                <v:textbox>
                  <w:txbxContent>
                    <w:p w14:paraId="20A6AACF" w14:textId="77777777" w:rsidR="0024242B" w:rsidRPr="0024242B" w:rsidRDefault="0024242B" w:rsidP="0024242B">
                      <w:pPr>
                        <w:jc w:val="right"/>
                        <w:rPr>
                          <w:rFonts w:ascii="Arial" w:eastAsia="Calibri" w:hAnsi="Arial" w:cs="Arial"/>
                          <w:b/>
                          <w:bCs/>
                          <w:color w:val="FFFFFF" w:themeColor="background1"/>
                          <w:kern w:val="24"/>
                          <w:sz w:val="20"/>
                          <w:szCs w:val="20"/>
                        </w:rPr>
                      </w:pPr>
                      <w:r>
                        <w:rPr>
                          <w:rFonts w:ascii="Arial" w:eastAsia="Calibri" w:hAnsi="Arial" w:cs="Arial"/>
                          <w:b/>
                          <w:bCs/>
                          <w:color w:val="FFFFFF" w:themeColor="background1"/>
                          <w:kern w:val="24"/>
                          <w:sz w:val="20"/>
                          <w:szCs w:val="20"/>
                        </w:rPr>
                        <w:t>www.valuelabs.com</w:t>
                      </w:r>
                    </w:p>
                  </w:txbxContent>
                </v:textbox>
              </v:shape>
            </w:pict>
          </mc:Fallback>
        </mc:AlternateContent>
        <mc:AlternateContent>
          <mc:Choice Requires="wps">
            <w:drawing>
              <wp:anchor distT="0" distB="0" distL="114300" distR="114300" simplePos="0" relativeHeight="251658245" behindDoc="0" locked="0" layoutInCell="1" allowOverlap="1" wp14:anchorId="17C5A385" wp14:editId="141EDCD7">
                <wp:simplePos x="0" y="0"/>
                <wp:positionH relativeFrom="column">
                  <wp:posOffset>3740150</wp:posOffset>
                </wp:positionH>
                <wp:positionV relativeFrom="paragraph">
                  <wp:posOffset>588010</wp:posOffset>
                </wp:positionV>
                <wp:extent cx="3175635" cy="455295"/>
                <wp:effectExtent l="0" t="0" r="0" b="1905"/>
                <wp:wrapNone/>
                <wp:docPr id="11151258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5635" cy="455295"/>
                        </a:xfrm>
                        <a:prstGeom prst="rect">
                          <a:avLst/>
                        </a:prstGeom>
                        <a:noFill/>
                        <a:ln w="9525">
                          <a:noFill/>
                          <a:miter lim="800000"/>
                          <a:headEnd/>
                          <a:tailEnd/>
                        </a:ln>
                      </wps:spPr>
                      <wps:txbx>
                        <w:txbxContent>
                          <w:p w14:paraId="7B9C31AE" w14:textId="77777777" w:rsidR="0024242B" w:rsidRPr="0024242B" w:rsidRDefault="0024242B" w:rsidP="0024242B">
                            <w:pPr>
                              <w:jc w:val="right"/>
                              <w:rPr>
                                <w:rFonts w:ascii="Arial" w:eastAsia="Calibri" w:hAnsi="Arial" w:cs="Arial"/>
                                <w:color w:val="FFFFFF" w:themeColor="background1"/>
                                <w:kern w:val="24"/>
                                <w:sz w:val="20"/>
                                <w:szCs w:val="18"/>
                              </w:rPr>
                            </w:pPr>
                            <w:r>
                              <w:rPr>
                                <w:rFonts w:ascii="Arial" w:eastAsia="Calibri" w:hAnsi="Arial" w:cs="Arial"/>
                                <w:color w:val="FFFFFF" w:themeColor="background1"/>
                                <w:kern w:val="24"/>
                                <w:sz w:val="20"/>
                                <w:szCs w:val="18"/>
                              </w:rPr>
                              <w:t>Deliver value to our clients by driving innovation and continually improving efficiencies</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17C5A385" id="_x0000_s1045" type="#_x0000_t202" style="position:absolute;margin-left:294.5pt;margin-top:46.3pt;width:250.05pt;height:35.85pt;z-index:2516582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6zPfX/QEAANQDAAAOAAAAZHJzL2Uyb0RvYy54bWysU11v2yAUfZ+0/4B4X5ykcdpYIVXXrtOk 7kNq9wMIxjEacBmQ2Nmv7wW7abS+TfMDAq7vufece1hf90aTg/RBgWV0NplSIq2AWtkdoz+f7j9c URIitzXXYCWjRxno9eb9u3XnKjmHFnQtPUEQG6rOMdrG6KqiCKKVhocJOGkx2IA3POLR74ra8w7R jS7m0+my6MDXzoOQIeDt3RCkm4zfNFLE700TZCSaUewt5tXndZvWYrPm1c5z1yoxtsH/oQvDlcWi J6g7HjnZe/UGyijhIUATJwJMAU2jhMwckM1s+hebx5Y7mbmgOMGdZAr/D1Z8Ozy6H57E/iP0OMBM IrgHEL8CsXDbcruTN95D10peY+FZkqzoXKjG1CR1qEIC2XZfocYh832EDNQ33iRVkCdBdBzA8SS6 7CMReHkxuyyXFyUlAmOLspyvylyCVy/Zzof4WYIhacOox6FmdH54CDF1w6uXX1IxC/dK6zxYbUnH 6KqclznhLGJURN9pZRi9mqZvcEIi+cnWOTlypYc9FtB2ZJ2IDpRjv+2JqhldptwkwhbqI8rgYbAZ PgvctOD/UNKhxRgNv/fcS0r0F4tSrmaLRfJkPizKyzke/Hlkex7hViAUo5GSYXsbs48HyjcoeaOy Gq+djC2jdbJIo82TN8/P+a/Xx7h5BgAA//8DAFBLAwQUAAYACAAAACEAvaSHeuAAAAALAQAADwAA AGRycy9kb3ducmV2LnhtbEyPzU7DMBCE70h9B2srcaPrljZKQpyqKuIKovxI3Nx4m0TE6yh2m/D2 uCe4zWpGs98U28l24kKDbx0rWC4kCOLKmZZrBe9vT3cpCB80G905JgU/5GFbzm4KnRs38itdDqEW sYR9rhU0IfQ5oq8astovXE8cvZMbrA7xHGo0gx5jue1wJWWCVrccPzS6p31D1ffhbBV8PJ++Ptfy pX60m350k0S2GSp1O592DyACTeEvDFf8iA5lZDq6MxsvOgWbNItbgoJslYC4BmSaLUEco0rW94Bl gf83lL8AAAD//wMAUEsBAi0AFAAGAAgAAAAhALaDOJL+AAAA4QEAABMAAAAAAAAAAAAAAAAAAAAA AFtDb250ZW50X1R5cGVzXS54bWxQSwECLQAUAAYACAAAACEAOP0h/9YAAACUAQAACwAAAAAAAAAA AAAAAAAvAQAAX3JlbHMvLnJlbHNQSwECLQAUAAYACAAAACEAesz31/0BAADUAwAADgAAAAAAAAAA AAAAAAAuAgAAZHJzL2Uyb0RvYy54bWxQSwECLQAUAAYACAAAACEAvaSHeuAAAAALAQAADwAAAAAA AAAAAAAAAABXBAAAZHJzL2Rvd25yZXYueG1sUEsFBgAAAAAEAAQA8wAAAGQFAAAAAA== " filled="f" stroked="f">
                <v:textbox>
                  <w:txbxContent>
                    <w:p w14:paraId="7B9C31AE" w14:textId="77777777" w:rsidR="0024242B" w:rsidRPr="0024242B" w:rsidRDefault="0024242B" w:rsidP="0024242B">
                      <w:pPr>
                        <w:jc w:val="right"/>
                        <w:rPr>
                          <w:rFonts w:ascii="Arial" w:eastAsia="Calibri" w:hAnsi="Arial" w:cs="Arial"/>
                          <w:color w:val="FFFFFF" w:themeColor="background1"/>
                          <w:kern w:val="24"/>
                          <w:sz w:val="20"/>
                          <w:szCs w:val="18"/>
                        </w:rPr>
                      </w:pPr>
                      <w:r>
                        <w:rPr>
                          <w:rFonts w:ascii="Arial" w:eastAsia="Calibri" w:hAnsi="Arial" w:cs="Arial"/>
                          <w:color w:val="FFFFFF" w:themeColor="background1"/>
                          <w:kern w:val="24"/>
                          <w:sz w:val="20"/>
                          <w:szCs w:val="18"/>
                        </w:rPr>
                        <w:t>Deliver value to our clients by driving innovation and continually improving efficiencies</w:t>
                      </w:r>
                    </w:p>
                  </w:txbxContent>
                </v:textbox>
              </v:shape>
            </w:pict>
          </mc:Fallback>
        </mc:AlternateContent>
      </w:r>
    </w:p>
    <w:p w14:paraId="5AC74447" w14:textId="77777777" w:rsidR="00AE4BA8" w:rsidRPr="00C27956" w:rsidRDefault="00AE4BA8">
      <w:pPr>
        <w:rPr>
          <w:rFonts w:ascii="Arial" w:hAnsi="Arial" w:cs="Arial"/>
        </w:rPr>
      </w:pPr>
    </w:p>
    <w:p w14:paraId="29933515" w14:textId="77777777" w:rsidR="00AE4BA8" w:rsidRPr="00C27956" w:rsidRDefault="00AE4BA8">
      <w:pPr>
        <w:rPr>
          <w:rFonts w:ascii="Arial" w:hAnsi="Arial" w:cs="Arial"/>
        </w:rPr>
      </w:pPr>
    </w:p>
    <w:p w14:paraId="0F681F94" w14:textId="77777777" w:rsidR="00AE4BA8" w:rsidRPr="00C27956" w:rsidRDefault="00AE4BA8">
      <w:pPr>
        <w:rPr>
          <w:rFonts w:ascii="Arial" w:hAnsi="Arial" w:cs="Arial"/>
        </w:rPr>
      </w:pPr>
    </w:p>
    <w:p w14:paraId="2890260B" w14:textId="77777777" w:rsidR="00AE4BA8" w:rsidRPr="00C27956" w:rsidRDefault="00AE4BA8">
      <w:pPr>
        <w:rPr>
          <w:rFonts w:ascii="Arial" w:hAnsi="Arial" w:cs="Arial"/>
        </w:rPr>
      </w:pPr>
    </w:p>
    <w:sdt>
      <w:sdtPr>
        <w:rPr>
          <w:rFonts w:ascii="Arial" w:hAnsi="Arial" w:cs="Arial"/>
        </w:rPr>
        <w:id w:val="-1655603801"/>
        <w:docPartObj>
          <w:docPartGallery w:val="Table of Contents"/>
          <w:docPartUnique/>
        </w:docPartObj>
      </w:sdtPr>
      <w:sdtEndPr>
        <w:rPr>
          <w:b/>
          <w:bCs/>
          <w:noProof/>
        </w:rPr>
      </w:sdtEndPr>
      <w:sdtContent>
        <w:p w14:paraId="3D102D18" w14:textId="77777777" w:rsidR="00712D28" w:rsidRPr="00C27956" w:rsidRDefault="00712D28" w:rsidP="0041716D">
          <w:pPr>
            <w:rPr>
              <w:rFonts w:ascii="Arial" w:hAnsi="Arial" w:cs="Arial"/>
            </w:rPr>
          </w:pPr>
        </w:p>
        <w:p w14:paraId="309EB4EE" w14:textId="77777777" w:rsidR="005B392F" w:rsidRDefault="00712D28">
          <w:pPr>
            <w:pStyle w:val="TOC1"/>
            <w:tabs>
              <w:tab w:val="left" w:pos="440"/>
              <w:tab w:val="right" w:leader="dot" w:pos="9605"/>
            </w:tabs>
            <w:rPr>
              <w:rFonts w:eastAsiaTheme="minorEastAsia"/>
              <w:noProof/>
              <w:sz w:val="24"/>
              <w:szCs w:val="24"/>
              <w:lang w:val="en-US"/>
            </w:rPr>
          </w:pPr>
          <w:r>
            <w:rPr>
              <w:rFonts w:ascii="Arial" w:hAnsi="Arial" w:cs="Arial"/>
            </w:rPr>
            <w:fldChar w:fldCharType="begin"/>
            <w:instrText xml:space="preserve"> TOC \o "1-3" \h \z \u </w:instrText>
            <w:fldChar w:fldCharType="separate"/>
          </w:r>
          <w:hyperlink w:anchor="_Toc220686890" w:history="1">
            <w:r>
              <w:rPr>
                <w:rStyle w:val="Hyperlink"/>
                <w:rFonts w:cs="Arial"/>
                <w:noProof/>
              </w:rPr>
              <w:t>1</w:t>
            </w:r>
            <w:r>
              <w:rPr>
                <w:rFonts w:eastAsiaTheme="minorEastAsia"/>
                <w:noProof/>
                <w:sz w:val="24"/>
                <w:szCs w:val="24"/>
                <w:lang w:val="en-US"/>
              </w:rPr>
              <w:tab/>
            </w:r>
            <w:r>
              <w:rPr>
                <w:rStyle w:val="Hyperlink"/>
                <w:rFonts w:cs="Arial"/>
                <w:noProof/>
              </w:rPr>
              <w:t>Overview</w:t>
            </w:r>
            <w:r>
              <w:rPr>
                <w:noProof/>
                <w:webHidden/>
              </w:rPr>
              <w:tab/>
              <w:fldChar w:fldCharType="begin"/>
              <w:instrText xml:space="preserve"> PAGEREF _Toc220686890 \h </w:instrText>
              <w:fldChar w:fldCharType="separate"/>
              <w:t>4</w:t>
              <w:fldChar w:fldCharType="end"/>
            </w:r>
          </w:hyperlink>
        </w:p>
        <w:p w14:paraId="538FE5AD" w14:textId="77777777" w:rsidR="005B392F" w:rsidRDefault="005B392F">
          <w:pPr>
            <w:pStyle w:val="TOC2"/>
            <w:tabs>
              <w:tab w:val="left" w:pos="960"/>
              <w:tab w:val="right" w:leader="dot" w:pos="9605"/>
            </w:tabs>
            <w:rPr>
              <w:rFonts w:cstheme="minorBidi"/>
              <w:noProof/>
              <w:kern w:val="2"/>
              <w:sz w:val="24"/>
              <w:szCs w:val="24"/>
              <w14:ligatures w14:val="standardContextual"/>
            </w:rPr>
          </w:pPr>
          <w:hyperlink w:anchor="_Toc220686891" w:history="1">
            <w:r>
              <w:rPr>
                <w:rStyle w:val="Hyperlink"/>
                <w:rFonts w:cs="Arial"/>
                <w:noProof/>
              </w:rPr>
              <w:t>1.1</w:t>
            </w:r>
            <w:r>
              <w:rPr>
                <w:rFonts w:cstheme="minorBidi"/>
                <w:noProof/>
                <w:kern w:val="2"/>
                <w:sz w:val="24"/>
                <w:szCs w:val="24"/>
                <w14:ligatures w14:val="standardContextual"/>
              </w:rPr>
              <w:tab/>
            </w:r>
            <w:r>
              <w:rPr>
                <w:rStyle w:val="Hyperlink"/>
                <w:rFonts w:cs="Arial"/>
                <w:noProof/>
              </w:rPr>
              <w:t>Introduction</w:t>
            </w:r>
            <w:r>
              <w:rPr>
                <w:noProof/>
                <w:webHidden/>
              </w:rPr>
              <w:tab/>
              <w:fldChar w:fldCharType="begin"/>
              <w:instrText xml:space="preserve"> PAGEREF _Toc220686891 \h </w:instrText>
              <w:fldChar w:fldCharType="separate"/>
              <w:t>4</w:t>
              <w:fldChar w:fldCharType="end"/>
            </w:r>
          </w:hyperlink>
        </w:p>
        <w:p w14:paraId="526B082C" w14:textId="77777777" w:rsidR="005B392F" w:rsidRDefault="005B392F">
          <w:pPr>
            <w:pStyle w:val="TOC2"/>
            <w:tabs>
              <w:tab w:val="left" w:pos="960"/>
              <w:tab w:val="right" w:leader="dot" w:pos="9605"/>
            </w:tabs>
            <w:rPr>
              <w:rFonts w:cstheme="minorBidi"/>
              <w:noProof/>
              <w:kern w:val="2"/>
              <w:sz w:val="24"/>
              <w:szCs w:val="24"/>
              <w14:ligatures w14:val="standardContextual"/>
            </w:rPr>
          </w:pPr>
          <w:hyperlink w:anchor="_Toc220686892" w:history="1">
            <w:r>
              <w:rPr>
                <w:rStyle w:val="Hyperlink"/>
                <w:rFonts w:cs="Arial"/>
                <w:noProof/>
              </w:rPr>
              <w:t>1.2</w:t>
            </w:r>
            <w:r>
              <w:rPr>
                <w:rFonts w:cstheme="minorBidi"/>
                <w:noProof/>
                <w:kern w:val="2"/>
                <w:sz w:val="24"/>
                <w:szCs w:val="24"/>
                <w14:ligatures w14:val="standardContextual"/>
              </w:rPr>
              <w:tab/>
            </w:r>
            <w:r>
              <w:rPr>
                <w:rStyle w:val="Hyperlink"/>
                <w:rFonts w:cs="Arial"/>
                <w:noProof/>
              </w:rPr>
              <w:t>Background</w:t>
            </w:r>
            <w:r>
              <w:rPr>
                <w:noProof/>
                <w:webHidden/>
              </w:rPr>
              <w:tab/>
              <w:fldChar w:fldCharType="begin"/>
              <w:instrText xml:space="preserve"> PAGEREF _Toc220686892 \h </w:instrText>
              <w:fldChar w:fldCharType="separate"/>
              <w:t>4</w:t>
              <w:fldChar w:fldCharType="end"/>
            </w:r>
          </w:hyperlink>
        </w:p>
        <w:p w14:paraId="6F255028" w14:textId="77777777" w:rsidR="005B392F" w:rsidRDefault="005B392F">
          <w:pPr>
            <w:pStyle w:val="TOC2"/>
            <w:tabs>
              <w:tab w:val="left" w:pos="960"/>
              <w:tab w:val="right" w:leader="dot" w:pos="9605"/>
            </w:tabs>
            <w:rPr>
              <w:rFonts w:cstheme="minorBidi"/>
              <w:noProof/>
              <w:kern w:val="2"/>
              <w:sz w:val="24"/>
              <w:szCs w:val="24"/>
              <w14:ligatures w14:val="standardContextual"/>
            </w:rPr>
          </w:pPr>
          <w:hyperlink w:anchor="_Toc220686893" w:history="1">
            <w:r>
              <w:rPr>
                <w:rStyle w:val="Hyperlink"/>
                <w:rFonts w:cs="Arial"/>
                <w:noProof/>
              </w:rPr>
              <w:t>1.3</w:t>
            </w:r>
            <w:r>
              <w:rPr>
                <w:rFonts w:cstheme="minorBidi"/>
                <w:noProof/>
                <w:kern w:val="2"/>
                <w:sz w:val="24"/>
                <w:szCs w:val="24"/>
                <w14:ligatures w14:val="standardContextual"/>
              </w:rPr>
              <w:tab/>
            </w:r>
            <w:r>
              <w:rPr>
                <w:rStyle w:val="Hyperlink"/>
                <w:rFonts w:cs="Arial"/>
                <w:noProof/>
              </w:rPr>
              <w:t>Purpose</w:t>
            </w:r>
            <w:r>
              <w:rPr>
                <w:noProof/>
                <w:webHidden/>
              </w:rPr>
              <w:tab/>
              <w:fldChar w:fldCharType="begin"/>
              <w:instrText xml:space="preserve"> PAGEREF _Toc220686893 \h </w:instrText>
              <w:fldChar w:fldCharType="separate"/>
              <w:t>4</w:t>
              <w:fldChar w:fldCharType="end"/>
            </w:r>
          </w:hyperlink>
        </w:p>
        <w:p w14:paraId="0580F603" w14:textId="77777777" w:rsidR="005B392F" w:rsidRDefault="005B392F">
          <w:pPr>
            <w:pStyle w:val="TOC3"/>
            <w:tabs>
              <w:tab w:val="right" w:leader="dot" w:pos="9605"/>
            </w:tabs>
            <w:rPr>
              <w:rFonts w:cstheme="minorBidi"/>
              <w:noProof/>
              <w:kern w:val="2"/>
              <w:sz w:val="24"/>
              <w:szCs w:val="24"/>
              <w14:ligatures w14:val="standardContextual"/>
            </w:rPr>
          </w:pPr>
          <w:hyperlink w:anchor="_Toc220686894" w:history="1">
            <w:r>
              <w:rPr>
                <w:rStyle w:val="Hyperlink"/>
                <w:noProof/>
              </w:rPr>
              <w:t>Modernized Dashboards</w:t>
            </w:r>
            <w:r>
              <w:rPr>
                <w:noProof/>
                <w:webHidden/>
              </w:rPr>
              <w:tab/>
              <w:fldChar w:fldCharType="begin"/>
              <w:instrText xml:space="preserve"> PAGEREF _Toc220686894 \h </w:instrText>
              <w:fldChar w:fldCharType="separate"/>
              <w:t>4</w:t>
              <w:fldChar w:fldCharType="end"/>
            </w:r>
          </w:hyperlink>
        </w:p>
        <w:p w14:paraId="3F6A7EB9" w14:textId="77777777" w:rsidR="005B392F" w:rsidRDefault="005B392F">
          <w:pPr>
            <w:pStyle w:val="TOC2"/>
            <w:tabs>
              <w:tab w:val="left" w:pos="960"/>
              <w:tab w:val="right" w:leader="dot" w:pos="9605"/>
            </w:tabs>
            <w:rPr>
              <w:rFonts w:cstheme="minorBidi"/>
              <w:noProof/>
              <w:kern w:val="2"/>
              <w:sz w:val="24"/>
              <w:szCs w:val="24"/>
              <w14:ligatures w14:val="standardContextual"/>
            </w:rPr>
          </w:pPr>
          <w:hyperlink w:anchor="_Toc220686895" w:history="1">
            <w:r>
              <w:rPr>
                <w:rStyle w:val="Hyperlink"/>
                <w:rFonts w:cs="Arial"/>
                <w:noProof/>
              </w:rPr>
              <w:t>1.4</w:t>
            </w:r>
            <w:r>
              <w:rPr>
                <w:rFonts w:cstheme="minorBidi"/>
                <w:noProof/>
                <w:kern w:val="2"/>
                <w:sz w:val="24"/>
                <w:szCs w:val="24"/>
                <w14:ligatures w14:val="standardContextual"/>
              </w:rPr>
              <w:tab/>
            </w:r>
            <w:r>
              <w:rPr>
                <w:rStyle w:val="Hyperlink"/>
                <w:rFonts w:cs="Arial"/>
                <w:noProof/>
              </w:rPr>
              <w:t>Phase 2: Scope of Work</w:t>
            </w:r>
            <w:r>
              <w:rPr>
                <w:noProof/>
                <w:webHidden/>
              </w:rPr>
              <w:tab/>
              <w:fldChar w:fldCharType="begin"/>
              <w:instrText xml:space="preserve"> PAGEREF _Toc220686895 \h </w:instrText>
              <w:fldChar w:fldCharType="separate"/>
              <w:t>5</w:t>
              <w:fldChar w:fldCharType="end"/>
            </w:r>
          </w:hyperlink>
        </w:p>
        <w:p w14:paraId="738C4A6F" w14:textId="77777777" w:rsidR="005B392F" w:rsidRDefault="005B392F">
          <w:pPr>
            <w:pStyle w:val="TOC3"/>
            <w:tabs>
              <w:tab w:val="right" w:leader="dot" w:pos="9605"/>
            </w:tabs>
            <w:rPr>
              <w:rFonts w:cstheme="minorBidi"/>
              <w:noProof/>
              <w:kern w:val="2"/>
              <w:sz w:val="24"/>
              <w:szCs w:val="24"/>
              <w14:ligatures w14:val="standardContextual"/>
            </w:rPr>
          </w:pPr>
          <w:hyperlink w:anchor="_Toc220686896" w:history="1">
            <w:r>
              <w:rPr>
                <w:rStyle w:val="Hyperlink"/>
                <w:rFonts w:cs="Arial"/>
                <w:noProof/>
              </w:rPr>
              <w:t>New Features in Scope</w:t>
            </w:r>
            <w:r>
              <w:rPr>
                <w:noProof/>
                <w:webHidden/>
              </w:rPr>
              <w:tab/>
              <w:fldChar w:fldCharType="begin"/>
              <w:instrText xml:space="preserve"> PAGEREF _Toc220686896 \h </w:instrText>
              <w:fldChar w:fldCharType="separate"/>
              <w:t>5</w:t>
              <w:fldChar w:fldCharType="end"/>
            </w:r>
          </w:hyperlink>
        </w:p>
        <w:p w14:paraId="68106C3F" w14:textId="77777777" w:rsidR="005B392F" w:rsidRDefault="005B392F">
          <w:pPr>
            <w:pStyle w:val="TOC3"/>
            <w:tabs>
              <w:tab w:val="right" w:leader="dot" w:pos="9605"/>
            </w:tabs>
            <w:rPr>
              <w:rFonts w:cstheme="minorBidi"/>
              <w:noProof/>
              <w:kern w:val="2"/>
              <w:sz w:val="24"/>
              <w:szCs w:val="24"/>
              <w14:ligatures w14:val="standardContextual"/>
            </w:rPr>
          </w:pPr>
          <w:hyperlink w:anchor="_Toc220686897" w:history="1">
            <w:r>
              <w:rPr>
                <w:rStyle w:val="Hyperlink"/>
                <w:rFonts w:cs="Arial"/>
                <w:noProof/>
              </w:rPr>
              <w:t>Must-Have Features (Core Delivery)</w:t>
            </w:r>
            <w:r>
              <w:rPr>
                <w:noProof/>
                <w:webHidden/>
              </w:rPr>
              <w:tab/>
              <w:fldChar w:fldCharType="begin"/>
              <w:instrText xml:space="preserve"> PAGEREF _Toc220686897 \h </w:instrText>
              <w:fldChar w:fldCharType="separate"/>
              <w:t>5</w:t>
              <w:fldChar w:fldCharType="end"/>
            </w:r>
          </w:hyperlink>
        </w:p>
        <w:p w14:paraId="5915AAB1" w14:textId="77777777" w:rsidR="005B392F" w:rsidRDefault="005B392F">
          <w:pPr>
            <w:pStyle w:val="TOC3"/>
            <w:tabs>
              <w:tab w:val="right" w:leader="dot" w:pos="9605"/>
            </w:tabs>
            <w:rPr>
              <w:rFonts w:cstheme="minorBidi"/>
              <w:noProof/>
              <w:kern w:val="2"/>
              <w:sz w:val="24"/>
              <w:szCs w:val="24"/>
              <w14:ligatures w14:val="standardContextual"/>
            </w:rPr>
          </w:pPr>
          <w:hyperlink w:anchor="_Toc220686898" w:history="1">
            <w:r>
              <w:rPr>
                <w:rStyle w:val="Hyperlink"/>
                <w:rFonts w:cs="Arial"/>
                <w:noProof/>
              </w:rPr>
              <w:t>Should-Have Features</w:t>
            </w:r>
            <w:r>
              <w:rPr>
                <w:noProof/>
                <w:webHidden/>
              </w:rPr>
              <w:tab/>
              <w:fldChar w:fldCharType="begin"/>
              <w:instrText xml:space="preserve"> PAGEREF _Toc220686898 \h </w:instrText>
              <w:fldChar w:fldCharType="separate"/>
              <w:t>5</w:t>
              <w:fldChar w:fldCharType="end"/>
            </w:r>
          </w:hyperlink>
        </w:p>
        <w:p w14:paraId="2F42212B" w14:textId="77777777" w:rsidR="005B392F" w:rsidRDefault="005B392F">
          <w:pPr>
            <w:pStyle w:val="TOC3"/>
            <w:tabs>
              <w:tab w:val="right" w:leader="dot" w:pos="9605"/>
            </w:tabs>
            <w:rPr>
              <w:rFonts w:cstheme="minorBidi"/>
              <w:noProof/>
              <w:kern w:val="2"/>
              <w:sz w:val="24"/>
              <w:szCs w:val="24"/>
              <w14:ligatures w14:val="standardContextual"/>
            </w:rPr>
          </w:pPr>
          <w:hyperlink w:anchor="_Toc220686899" w:history="1">
            <w:r>
              <w:rPr>
                <w:rStyle w:val="Hyperlink"/>
                <w:rFonts w:cs="Arial"/>
                <w:noProof/>
              </w:rPr>
              <w:t>Out of Scope</w:t>
            </w:r>
            <w:r>
              <w:rPr>
                <w:noProof/>
                <w:webHidden/>
              </w:rPr>
              <w:tab/>
              <w:fldChar w:fldCharType="begin"/>
              <w:instrText xml:space="preserve"> PAGEREF _Toc220686899 \h </w:instrText>
              <w:fldChar w:fldCharType="separate"/>
              <w:t>6</w:t>
              <w:fldChar w:fldCharType="end"/>
            </w:r>
          </w:hyperlink>
        </w:p>
        <w:p w14:paraId="16FF326F" w14:textId="77777777" w:rsidR="005B392F" w:rsidRDefault="005B392F">
          <w:pPr>
            <w:pStyle w:val="TOC2"/>
            <w:tabs>
              <w:tab w:val="left" w:pos="960"/>
              <w:tab w:val="right" w:leader="dot" w:pos="9605"/>
            </w:tabs>
            <w:rPr>
              <w:rFonts w:cstheme="minorBidi"/>
              <w:noProof/>
              <w:kern w:val="2"/>
              <w:sz w:val="24"/>
              <w:szCs w:val="24"/>
              <w14:ligatures w14:val="standardContextual"/>
            </w:rPr>
          </w:pPr>
          <w:hyperlink w:anchor="_Toc220686900" w:history="1">
            <w:r>
              <w:rPr>
                <w:rStyle w:val="Hyperlink"/>
                <w:rFonts w:cs="Arial"/>
                <w:noProof/>
              </w:rPr>
              <w:t>1.5</w:t>
            </w:r>
            <w:r>
              <w:rPr>
                <w:rFonts w:cstheme="minorBidi"/>
                <w:noProof/>
                <w:kern w:val="2"/>
                <w:sz w:val="24"/>
                <w:szCs w:val="24"/>
                <w14:ligatures w14:val="standardContextual"/>
              </w:rPr>
              <w:tab/>
            </w:r>
            <w:r>
              <w:rPr>
                <w:rStyle w:val="Hyperlink"/>
                <w:rFonts w:cs="Arial"/>
                <w:noProof/>
              </w:rPr>
              <w:t>Assumptions and Dependencies</w:t>
            </w:r>
            <w:r>
              <w:rPr>
                <w:noProof/>
                <w:webHidden/>
              </w:rPr>
              <w:tab/>
              <w:fldChar w:fldCharType="begin"/>
              <w:instrText xml:space="preserve"> PAGEREF _Toc220686900 \h </w:instrText>
              <w:fldChar w:fldCharType="separate"/>
              <w:t>6</w:t>
              <w:fldChar w:fldCharType="end"/>
            </w:r>
          </w:hyperlink>
        </w:p>
        <w:p w14:paraId="573E8E8F" w14:textId="77777777" w:rsidR="005B392F" w:rsidRDefault="005B392F">
          <w:pPr>
            <w:pStyle w:val="TOC3"/>
            <w:tabs>
              <w:tab w:val="right" w:leader="dot" w:pos="9605"/>
            </w:tabs>
            <w:rPr>
              <w:rFonts w:cstheme="minorBidi"/>
              <w:noProof/>
              <w:kern w:val="2"/>
              <w:sz w:val="24"/>
              <w:szCs w:val="24"/>
              <w14:ligatures w14:val="standardContextual"/>
            </w:rPr>
          </w:pPr>
          <w:hyperlink w:anchor="_Toc220686901" w:history="1">
            <w:r>
              <w:rPr>
                <w:rStyle w:val="Hyperlink"/>
                <w:rFonts w:cs="Arial"/>
                <w:noProof/>
              </w:rPr>
              <w:t>Assumptions</w:t>
            </w:r>
            <w:r>
              <w:rPr>
                <w:noProof/>
                <w:webHidden/>
              </w:rPr>
              <w:tab/>
              <w:fldChar w:fldCharType="begin"/>
              <w:instrText xml:space="preserve"> PAGEREF _Toc220686901 \h </w:instrText>
              <w:fldChar w:fldCharType="separate"/>
              <w:t>6</w:t>
              <w:fldChar w:fldCharType="end"/>
            </w:r>
          </w:hyperlink>
        </w:p>
        <w:p w14:paraId="15EFF3AC" w14:textId="77777777" w:rsidR="005B392F" w:rsidRDefault="005B392F">
          <w:pPr>
            <w:pStyle w:val="TOC3"/>
            <w:tabs>
              <w:tab w:val="right" w:leader="dot" w:pos="9605"/>
            </w:tabs>
            <w:rPr>
              <w:rFonts w:cstheme="minorBidi"/>
              <w:noProof/>
              <w:kern w:val="2"/>
              <w:sz w:val="24"/>
              <w:szCs w:val="24"/>
              <w14:ligatures w14:val="standardContextual"/>
            </w:rPr>
          </w:pPr>
          <w:hyperlink w:anchor="_Toc220686902" w:history="1">
            <w:r>
              <w:rPr>
                <w:rStyle w:val="Hyperlink"/>
                <w:rFonts w:cs="Arial"/>
                <w:noProof/>
              </w:rPr>
              <w:t>Dependencies</w:t>
            </w:r>
            <w:r>
              <w:rPr>
                <w:noProof/>
                <w:webHidden/>
              </w:rPr>
              <w:tab/>
              <w:fldChar w:fldCharType="begin"/>
              <w:instrText xml:space="preserve"> PAGEREF _Toc220686902 \h </w:instrText>
              <w:fldChar w:fldCharType="separate"/>
              <w:t>7</w:t>
              <w:fldChar w:fldCharType="end"/>
            </w:r>
          </w:hyperlink>
        </w:p>
        <w:p w14:paraId="3163BA4B" w14:textId="77777777" w:rsidR="005B392F" w:rsidRDefault="005B392F">
          <w:pPr>
            <w:pStyle w:val="TOC2"/>
            <w:tabs>
              <w:tab w:val="left" w:pos="960"/>
              <w:tab w:val="right" w:leader="dot" w:pos="9605"/>
            </w:tabs>
            <w:rPr>
              <w:rFonts w:cstheme="minorBidi"/>
              <w:noProof/>
              <w:kern w:val="2"/>
              <w:sz w:val="24"/>
              <w:szCs w:val="24"/>
              <w14:ligatures w14:val="standardContextual"/>
            </w:rPr>
          </w:pPr>
          <w:hyperlink w:anchor="_Toc220686903" w:history="1">
            <w:r>
              <w:rPr>
                <w:rStyle w:val="Hyperlink"/>
                <w:rFonts w:cs="Arial"/>
                <w:noProof/>
              </w:rPr>
              <w:t>1.6</w:t>
            </w:r>
            <w:r>
              <w:rPr>
                <w:rFonts w:cstheme="minorBidi"/>
                <w:noProof/>
                <w:kern w:val="2"/>
                <w:sz w:val="24"/>
                <w:szCs w:val="24"/>
                <w14:ligatures w14:val="standardContextual"/>
              </w:rPr>
              <w:tab/>
            </w:r>
            <w:r>
              <w:rPr>
                <w:rStyle w:val="Hyperlink"/>
                <w:rFonts w:cs="Arial"/>
                <w:noProof/>
              </w:rPr>
              <w:t>Milestones</w:t>
            </w:r>
            <w:r>
              <w:rPr>
                <w:noProof/>
                <w:webHidden/>
              </w:rPr>
              <w:tab/>
              <w:fldChar w:fldCharType="begin"/>
              <w:instrText xml:space="preserve"> PAGEREF _Toc220686903 \h </w:instrText>
              <w:fldChar w:fldCharType="separate"/>
              <w:t>8</w:t>
              <w:fldChar w:fldCharType="end"/>
            </w:r>
          </w:hyperlink>
        </w:p>
        <w:p w14:paraId="59EE9A8C" w14:textId="77777777" w:rsidR="005B392F" w:rsidRDefault="005B392F">
          <w:pPr>
            <w:pStyle w:val="TOC2"/>
            <w:tabs>
              <w:tab w:val="left" w:pos="960"/>
              <w:tab w:val="right" w:leader="dot" w:pos="9605"/>
            </w:tabs>
            <w:rPr>
              <w:rFonts w:cstheme="minorBidi"/>
              <w:noProof/>
              <w:kern w:val="2"/>
              <w:sz w:val="24"/>
              <w:szCs w:val="24"/>
              <w14:ligatures w14:val="standardContextual"/>
            </w:rPr>
          </w:pPr>
          <w:hyperlink w:anchor="_Toc220686904" w:history="1">
            <w:r>
              <w:rPr>
                <w:rStyle w:val="Hyperlink"/>
                <w:rFonts w:cs="Arial"/>
                <w:noProof/>
              </w:rPr>
              <w:t>1.7</w:t>
            </w:r>
            <w:r>
              <w:rPr>
                <w:rFonts w:cstheme="minorBidi"/>
                <w:noProof/>
                <w:kern w:val="2"/>
                <w:sz w:val="24"/>
                <w:szCs w:val="24"/>
                <w14:ligatures w14:val="standardContextual"/>
              </w:rPr>
              <w:tab/>
            </w:r>
            <w:r>
              <w:rPr>
                <w:rStyle w:val="Hyperlink"/>
                <w:rFonts w:cs="Arial"/>
                <w:noProof/>
              </w:rPr>
              <w:t>Comprehensive Technology Stack &amp; Rationale</w:t>
            </w:r>
            <w:r>
              <w:rPr>
                <w:noProof/>
                <w:webHidden/>
              </w:rPr>
              <w:tab/>
              <w:fldChar w:fldCharType="begin"/>
              <w:instrText xml:space="preserve"> PAGEREF _Toc220686904 \h </w:instrText>
              <w:fldChar w:fldCharType="separate"/>
              <w:t>8</w:t>
              <w:fldChar w:fldCharType="end"/>
            </w:r>
          </w:hyperlink>
        </w:p>
        <w:p w14:paraId="31ABDBC1" w14:textId="77777777" w:rsidR="005B392F" w:rsidRDefault="005B392F">
          <w:pPr>
            <w:pStyle w:val="TOC3"/>
            <w:tabs>
              <w:tab w:val="right" w:leader="dot" w:pos="9605"/>
            </w:tabs>
            <w:rPr>
              <w:rFonts w:cstheme="minorBidi"/>
              <w:noProof/>
              <w:kern w:val="2"/>
              <w:sz w:val="24"/>
              <w:szCs w:val="24"/>
              <w14:ligatures w14:val="standardContextual"/>
            </w:rPr>
          </w:pPr>
          <w:hyperlink w:anchor="_Toc220686905" w:history="1">
            <w:r>
              <w:rPr>
                <w:rStyle w:val="Hyperlink"/>
                <w:rFonts w:cs="Arial"/>
                <w:noProof/>
              </w:rPr>
              <w:t>Recommended Architecture</w:t>
            </w:r>
            <w:r>
              <w:rPr>
                <w:noProof/>
                <w:webHidden/>
              </w:rPr>
              <w:tab/>
              <w:fldChar w:fldCharType="begin"/>
              <w:instrText xml:space="preserve"> PAGEREF _Toc220686905 \h </w:instrText>
              <w:fldChar w:fldCharType="separate"/>
              <w:t>8</w:t>
              <w:fldChar w:fldCharType="end"/>
            </w:r>
          </w:hyperlink>
        </w:p>
        <w:p w14:paraId="291A4E5C" w14:textId="77777777" w:rsidR="005B392F" w:rsidRDefault="005B392F">
          <w:pPr>
            <w:pStyle w:val="TOC2"/>
            <w:tabs>
              <w:tab w:val="left" w:pos="960"/>
              <w:tab w:val="right" w:leader="dot" w:pos="9605"/>
            </w:tabs>
            <w:rPr>
              <w:rFonts w:cstheme="minorBidi"/>
              <w:noProof/>
              <w:kern w:val="2"/>
              <w:sz w:val="24"/>
              <w:szCs w:val="24"/>
              <w14:ligatures w14:val="standardContextual"/>
            </w:rPr>
          </w:pPr>
          <w:hyperlink w:anchor="_Toc220686906" w:history="1">
            <w:r>
              <w:rPr>
                <w:rStyle w:val="Hyperlink"/>
                <w:rFonts w:cs="Arial"/>
                <w:noProof/>
              </w:rPr>
              <w:t>1.8</w:t>
            </w:r>
            <w:r>
              <w:rPr>
                <w:rFonts w:cstheme="minorBidi"/>
                <w:noProof/>
                <w:kern w:val="2"/>
                <w:sz w:val="24"/>
                <w:szCs w:val="24"/>
                <w14:ligatures w14:val="standardContextual"/>
              </w:rPr>
              <w:tab/>
            </w:r>
            <w:r>
              <w:rPr>
                <w:rStyle w:val="Hyperlink"/>
                <w:rFonts w:cs="Arial"/>
                <w:noProof/>
              </w:rPr>
              <w:t>Phase 2 Technology Additions</w:t>
            </w:r>
            <w:r>
              <w:rPr>
                <w:noProof/>
                <w:webHidden/>
              </w:rPr>
              <w:tab/>
              <w:fldChar w:fldCharType="begin"/>
              <w:instrText xml:space="preserve"> PAGEREF _Toc220686906 \h </w:instrText>
              <w:fldChar w:fldCharType="separate"/>
              <w:t>10</w:t>
              <w:fldChar w:fldCharType="end"/>
            </w:r>
          </w:hyperlink>
        </w:p>
        <w:p w14:paraId="713CF1B1" w14:textId="77777777" w:rsidR="005B392F" w:rsidRDefault="005B392F">
          <w:pPr>
            <w:pStyle w:val="TOC2"/>
            <w:tabs>
              <w:tab w:val="left" w:pos="960"/>
              <w:tab w:val="right" w:leader="dot" w:pos="9605"/>
            </w:tabs>
            <w:rPr>
              <w:rFonts w:cstheme="minorBidi"/>
              <w:noProof/>
              <w:kern w:val="2"/>
              <w:sz w:val="24"/>
              <w:szCs w:val="24"/>
              <w14:ligatures w14:val="standardContextual"/>
            </w:rPr>
          </w:pPr>
          <w:hyperlink w:anchor="_Toc220686907" w:history="1">
            <w:r>
              <w:rPr>
                <w:rStyle w:val="Hyperlink"/>
                <w:rFonts w:cs="Arial"/>
                <w:noProof/>
              </w:rPr>
              <w:t>1.9</w:t>
            </w:r>
            <w:r>
              <w:rPr>
                <w:rFonts w:cstheme="minorBidi"/>
                <w:noProof/>
                <w:kern w:val="2"/>
                <w:sz w:val="24"/>
                <w:szCs w:val="24"/>
                <w14:ligatures w14:val="standardContextual"/>
              </w:rPr>
              <w:tab/>
            </w:r>
            <w:r>
              <w:rPr>
                <w:rStyle w:val="Hyperlink"/>
                <w:rFonts w:cs="Arial"/>
                <w:noProof/>
              </w:rPr>
              <w:t>Performance Requirements</w:t>
            </w:r>
            <w:r>
              <w:rPr>
                <w:noProof/>
                <w:webHidden/>
              </w:rPr>
              <w:tab/>
              <w:fldChar w:fldCharType="begin"/>
              <w:instrText xml:space="preserve"> PAGEREF _Toc220686907 \h </w:instrText>
              <w:fldChar w:fldCharType="separate"/>
              <w:t>10</w:t>
              <w:fldChar w:fldCharType="end"/>
            </w:r>
          </w:hyperlink>
        </w:p>
        <w:p w14:paraId="4A10FE13" w14:textId="77777777" w:rsidR="005B392F" w:rsidRDefault="005B392F">
          <w:pPr>
            <w:pStyle w:val="TOC3"/>
            <w:tabs>
              <w:tab w:val="right" w:leader="dot" w:pos="9605"/>
            </w:tabs>
            <w:rPr>
              <w:rFonts w:cstheme="minorBidi"/>
              <w:noProof/>
              <w:kern w:val="2"/>
              <w:sz w:val="24"/>
              <w:szCs w:val="24"/>
              <w14:ligatures w14:val="standardContextual"/>
            </w:rPr>
          </w:pPr>
          <w:hyperlink w:anchor="_Toc220686908" w:history="1">
            <w:r>
              <w:rPr>
                <w:rStyle w:val="Hyperlink"/>
                <w:rFonts w:cs="Arial"/>
                <w:bCs/>
                <w:noProof/>
              </w:rPr>
              <w:t>Accessibility</w:t>
            </w:r>
            <w:r>
              <w:rPr>
                <w:noProof/>
                <w:webHidden/>
              </w:rPr>
              <w:tab/>
              <w:fldChar w:fldCharType="begin"/>
              <w:instrText xml:space="preserve"> PAGEREF _Toc220686908 \h </w:instrText>
              <w:fldChar w:fldCharType="separate"/>
              <w:t>10</w:t>
              <w:fldChar w:fldCharType="end"/>
            </w:r>
          </w:hyperlink>
        </w:p>
        <w:p w14:paraId="08EFF29A" w14:textId="77777777" w:rsidR="005B392F" w:rsidRDefault="005B392F">
          <w:pPr>
            <w:pStyle w:val="TOC2"/>
            <w:tabs>
              <w:tab w:val="left" w:pos="960"/>
              <w:tab w:val="right" w:leader="dot" w:pos="9605"/>
            </w:tabs>
            <w:rPr>
              <w:rFonts w:cstheme="minorBidi"/>
              <w:noProof/>
              <w:kern w:val="2"/>
              <w:sz w:val="24"/>
              <w:szCs w:val="24"/>
              <w14:ligatures w14:val="standardContextual"/>
            </w:rPr>
          </w:pPr>
          <w:hyperlink w:anchor="_Toc220686909" w:history="1">
            <w:r>
              <w:rPr>
                <w:rStyle w:val="Hyperlink"/>
                <w:rFonts w:cs="Arial"/>
                <w:noProof/>
              </w:rPr>
              <w:t>1.10</w:t>
            </w:r>
            <w:r>
              <w:rPr>
                <w:rFonts w:cstheme="minorBidi"/>
                <w:noProof/>
                <w:kern w:val="2"/>
                <w:sz w:val="24"/>
                <w:szCs w:val="24"/>
                <w14:ligatures w14:val="standardContextual"/>
              </w:rPr>
              <w:tab/>
            </w:r>
            <w:r>
              <w:rPr>
                <w:rStyle w:val="Hyperlink"/>
                <w:rFonts w:cs="Arial"/>
                <w:noProof/>
              </w:rPr>
              <w:t>Governance &amp; Collaboration</w:t>
            </w:r>
            <w:r>
              <w:rPr>
                <w:noProof/>
                <w:webHidden/>
              </w:rPr>
              <w:tab/>
              <w:fldChar w:fldCharType="begin"/>
              <w:instrText xml:space="preserve"> PAGEREF _Toc220686909 \h </w:instrText>
              <w:fldChar w:fldCharType="separate"/>
              <w:t>11</w:t>
              <w:fldChar w:fldCharType="end"/>
            </w:r>
          </w:hyperlink>
        </w:p>
        <w:p w14:paraId="783AAD4C" w14:textId="77777777" w:rsidR="005B392F" w:rsidRDefault="005B392F">
          <w:pPr>
            <w:pStyle w:val="TOC2"/>
            <w:tabs>
              <w:tab w:val="left" w:pos="960"/>
              <w:tab w:val="right" w:leader="dot" w:pos="9605"/>
            </w:tabs>
            <w:rPr>
              <w:rFonts w:cstheme="minorBidi"/>
              <w:noProof/>
              <w:kern w:val="2"/>
              <w:sz w:val="24"/>
              <w:szCs w:val="24"/>
              <w14:ligatures w14:val="standardContextual"/>
            </w:rPr>
          </w:pPr>
          <w:hyperlink w:anchor="_Toc220686910" w:history="1">
            <w:r>
              <w:rPr>
                <w:rStyle w:val="Hyperlink"/>
                <w:rFonts w:cs="Arial"/>
                <w:noProof/>
              </w:rPr>
              <w:t>1.11</w:t>
            </w:r>
            <w:r>
              <w:rPr>
                <w:rFonts w:cstheme="minorBidi"/>
                <w:noProof/>
                <w:kern w:val="2"/>
                <w:sz w:val="24"/>
                <w:szCs w:val="24"/>
                <w14:ligatures w14:val="standardContextual"/>
              </w:rPr>
              <w:tab/>
            </w:r>
            <w:r>
              <w:rPr>
                <w:rStyle w:val="Hyperlink"/>
                <w:rFonts w:cs="Arial"/>
                <w:noProof/>
              </w:rPr>
              <w:t>Integration Benefits</w:t>
            </w:r>
            <w:r>
              <w:rPr>
                <w:noProof/>
                <w:webHidden/>
              </w:rPr>
              <w:tab/>
              <w:fldChar w:fldCharType="begin"/>
              <w:instrText xml:space="preserve"> PAGEREF _Toc220686910 \h </w:instrText>
              <w:fldChar w:fldCharType="separate"/>
              <w:t>11</w:t>
              <w:fldChar w:fldCharType="end"/>
            </w:r>
          </w:hyperlink>
        </w:p>
        <w:p w14:paraId="7E173504" w14:textId="77777777" w:rsidR="005B392F" w:rsidRDefault="005B392F">
          <w:pPr>
            <w:pStyle w:val="TOC2"/>
            <w:tabs>
              <w:tab w:val="left" w:pos="960"/>
              <w:tab w:val="right" w:leader="dot" w:pos="9605"/>
            </w:tabs>
            <w:rPr>
              <w:rFonts w:cstheme="minorBidi"/>
              <w:noProof/>
              <w:kern w:val="2"/>
              <w:sz w:val="24"/>
              <w:szCs w:val="24"/>
              <w14:ligatures w14:val="standardContextual"/>
            </w:rPr>
          </w:pPr>
          <w:hyperlink w:anchor="_Toc220686911" w:history="1">
            <w:r>
              <w:rPr>
                <w:rStyle w:val="Hyperlink"/>
                <w:rFonts w:cs="Arial"/>
                <w:noProof/>
              </w:rPr>
              <w:t>1.12</w:t>
            </w:r>
            <w:r>
              <w:rPr>
                <w:rFonts w:cstheme="minorBidi"/>
                <w:noProof/>
                <w:kern w:val="2"/>
                <w:sz w:val="24"/>
                <w:szCs w:val="24"/>
                <w14:ligatures w14:val="standardContextual"/>
              </w:rPr>
              <w:tab/>
            </w:r>
            <w:r>
              <w:rPr>
                <w:rStyle w:val="Hyperlink"/>
                <w:rFonts w:cs="Arial"/>
                <w:noProof/>
              </w:rPr>
              <w:t>Target Technology Stack</w:t>
            </w:r>
            <w:r>
              <w:rPr>
                <w:noProof/>
                <w:webHidden/>
              </w:rPr>
              <w:tab/>
              <w:fldChar w:fldCharType="begin"/>
              <w:instrText xml:space="preserve"> PAGEREF _Toc220686911 \h </w:instrText>
              <w:fldChar w:fldCharType="separate"/>
              <w:t>11</w:t>
              <w:fldChar w:fldCharType="end"/>
            </w:r>
          </w:hyperlink>
        </w:p>
        <w:p w14:paraId="5B59D6C2" w14:textId="77777777" w:rsidR="005B392F" w:rsidRDefault="005B392F">
          <w:pPr>
            <w:pStyle w:val="TOC2"/>
            <w:tabs>
              <w:tab w:val="left" w:pos="960"/>
              <w:tab w:val="right" w:leader="dot" w:pos="9605"/>
            </w:tabs>
            <w:rPr>
              <w:rFonts w:cstheme="minorBidi"/>
              <w:noProof/>
              <w:kern w:val="2"/>
              <w:sz w:val="24"/>
              <w:szCs w:val="24"/>
              <w14:ligatures w14:val="standardContextual"/>
            </w:rPr>
          </w:pPr>
          <w:hyperlink w:anchor="_Toc220686912" w:history="1">
            <w:r>
              <w:rPr>
                <w:rStyle w:val="Hyperlink"/>
                <w:rFonts w:cs="Arial"/>
                <w:noProof/>
              </w:rPr>
              <w:t>1.13</w:t>
            </w:r>
            <w:r>
              <w:rPr>
                <w:rFonts w:cstheme="minorBidi"/>
                <w:noProof/>
                <w:kern w:val="2"/>
                <w:sz w:val="24"/>
                <w:szCs w:val="24"/>
                <w14:ligatures w14:val="standardContextual"/>
              </w:rPr>
              <w:tab/>
            </w:r>
            <w:r>
              <w:rPr>
                <w:rStyle w:val="Hyperlink"/>
                <w:rFonts w:cs="Arial"/>
                <w:noProof/>
              </w:rPr>
              <w:t>User Types</w:t>
            </w:r>
            <w:r>
              <w:rPr>
                <w:noProof/>
                <w:webHidden/>
              </w:rPr>
              <w:tab/>
              <w:fldChar w:fldCharType="begin"/>
              <w:instrText xml:space="preserve"> PAGEREF _Toc220686912 \h </w:instrText>
              <w:fldChar w:fldCharType="separate"/>
              <w:t>12</w:t>
              <w:fldChar w:fldCharType="end"/>
            </w:r>
          </w:hyperlink>
        </w:p>
        <w:p w14:paraId="2090B781" w14:textId="77777777" w:rsidR="005B392F" w:rsidRDefault="005B392F">
          <w:pPr>
            <w:pStyle w:val="TOC1"/>
            <w:tabs>
              <w:tab w:val="left" w:pos="440"/>
              <w:tab w:val="right" w:leader="dot" w:pos="9605"/>
            </w:tabs>
            <w:rPr>
              <w:rFonts w:eastAsiaTheme="minorEastAsia"/>
              <w:noProof/>
              <w:sz w:val="24"/>
              <w:szCs w:val="24"/>
              <w:lang w:val="en-US"/>
            </w:rPr>
          </w:pPr>
          <w:hyperlink w:anchor="_Toc220686913" w:history="1">
            <w:r>
              <w:rPr>
                <w:rStyle w:val="Hyperlink"/>
                <w:rFonts w:cs="Arial"/>
                <w:noProof/>
              </w:rPr>
              <w:t>2</w:t>
            </w:r>
            <w:r>
              <w:rPr>
                <w:rFonts w:eastAsiaTheme="minorEastAsia"/>
                <w:noProof/>
                <w:sz w:val="24"/>
                <w:szCs w:val="24"/>
                <w:lang w:val="en-US"/>
              </w:rPr>
              <w:tab/>
            </w:r>
            <w:r>
              <w:rPr>
                <w:rStyle w:val="Hyperlink"/>
                <w:rFonts w:cs="Arial"/>
                <w:noProof/>
              </w:rPr>
              <w:t>Requirements</w:t>
            </w:r>
            <w:r>
              <w:rPr>
                <w:noProof/>
                <w:webHidden/>
              </w:rPr>
              <w:tab/>
              <w:fldChar w:fldCharType="begin"/>
              <w:instrText xml:space="preserve"> PAGEREF _Toc220686913 \h </w:instrText>
              <w:fldChar w:fldCharType="separate"/>
              <w:t>14</w:t>
              <w:fldChar w:fldCharType="end"/>
            </w:r>
          </w:hyperlink>
        </w:p>
        <w:p w14:paraId="6ADCA055" w14:textId="77777777" w:rsidR="005B392F" w:rsidRDefault="005B392F">
          <w:pPr>
            <w:pStyle w:val="TOC2"/>
            <w:tabs>
              <w:tab w:val="left" w:pos="960"/>
              <w:tab w:val="right" w:leader="dot" w:pos="9605"/>
            </w:tabs>
            <w:rPr>
              <w:rFonts w:cstheme="minorBidi"/>
              <w:noProof/>
              <w:kern w:val="2"/>
              <w:sz w:val="24"/>
              <w:szCs w:val="24"/>
              <w14:ligatures w14:val="standardContextual"/>
            </w:rPr>
          </w:pPr>
          <w:hyperlink w:anchor="_Toc220686914" w:history="1">
            <w:r>
              <w:rPr>
                <w:rStyle w:val="Hyperlink"/>
                <w:rFonts w:cs="Arial"/>
                <w:noProof/>
              </w:rPr>
              <w:t>2.1</w:t>
            </w:r>
            <w:r>
              <w:rPr>
                <w:rFonts w:cstheme="minorBidi"/>
                <w:noProof/>
                <w:kern w:val="2"/>
                <w:sz w:val="24"/>
                <w:szCs w:val="24"/>
                <w14:ligatures w14:val="standardContextual"/>
              </w:rPr>
              <w:tab/>
            </w:r>
            <w:r>
              <w:rPr>
                <w:rStyle w:val="Hyperlink"/>
                <w:rFonts w:cs="Arial"/>
                <w:bCs/>
                <w:noProof/>
              </w:rPr>
              <w:t>Functional Requirement</w:t>
            </w:r>
            <w:r>
              <w:rPr>
                <w:noProof/>
                <w:webHidden/>
              </w:rPr>
              <w:tab/>
              <w:fldChar w:fldCharType="begin"/>
              <w:instrText xml:space="preserve"> PAGEREF _Toc220686914 \h </w:instrText>
              <w:fldChar w:fldCharType="separate"/>
              <w:t>14</w:t>
              <w:fldChar w:fldCharType="end"/>
            </w:r>
          </w:hyperlink>
        </w:p>
        <w:p w14:paraId="2CFFE03B" w14:textId="77777777" w:rsidR="005B392F" w:rsidRDefault="005B392F">
          <w:pPr>
            <w:pStyle w:val="TOC3"/>
            <w:tabs>
              <w:tab w:val="right" w:leader="dot" w:pos="9605"/>
            </w:tabs>
            <w:rPr>
              <w:rFonts w:cstheme="minorBidi"/>
              <w:noProof/>
              <w:kern w:val="2"/>
              <w:sz w:val="24"/>
              <w:szCs w:val="24"/>
              <w14:ligatures w14:val="standardContextual"/>
            </w:rPr>
          </w:pPr>
          <w:hyperlink w:anchor="_Toc220686917" w:history="1">
            <w:r>
              <w:rPr>
                <w:rStyle w:val="Hyperlink"/>
                <w:rFonts w:cs="Arial"/>
                <w:bCs/>
                <w:noProof/>
              </w:rPr>
              <w:t>New Enhancements</w:t>
            </w:r>
            <w:r>
              <w:rPr>
                <w:noProof/>
                <w:webHidden/>
              </w:rPr>
              <w:tab/>
              <w:fldChar w:fldCharType="begin"/>
              <w:instrText xml:space="preserve"> PAGEREF _Toc220686917 \h </w:instrText>
              <w:fldChar w:fldCharType="separate"/>
              <w:t>14</w:t>
              <w:fldChar w:fldCharType="end"/>
            </w:r>
          </w:hyperlink>
        </w:p>
        <w:p w14:paraId="6F49FAF1" w14:textId="77777777" w:rsidR="005B392F" w:rsidRDefault="005B392F">
          <w:pPr>
            <w:pStyle w:val="TOC2"/>
            <w:tabs>
              <w:tab w:val="left" w:pos="960"/>
              <w:tab w:val="right" w:leader="dot" w:pos="9605"/>
            </w:tabs>
            <w:rPr>
              <w:rFonts w:cstheme="minorBidi"/>
              <w:noProof/>
              <w:kern w:val="2"/>
              <w:sz w:val="24"/>
              <w:szCs w:val="24"/>
              <w14:ligatures w14:val="standardContextual"/>
            </w:rPr>
          </w:pPr>
          <w:hyperlink w:anchor="_Toc220686918" w:history="1">
            <w:r>
              <w:rPr>
                <w:rStyle w:val="Hyperlink"/>
                <w:rFonts w:cs="Arial"/>
                <w:noProof/>
              </w:rPr>
              <w:t>2.2</w:t>
            </w:r>
            <w:r>
              <w:rPr>
                <w:rFonts w:cstheme="minorBidi"/>
                <w:noProof/>
                <w:kern w:val="2"/>
                <w:sz w:val="24"/>
                <w:szCs w:val="24"/>
                <w14:ligatures w14:val="standardContextual"/>
              </w:rPr>
              <w:tab/>
            </w:r>
            <w:r>
              <w:rPr>
                <w:rStyle w:val="Hyperlink"/>
                <w:rFonts w:cs="Arial"/>
                <w:bCs/>
                <w:noProof/>
              </w:rPr>
              <w:t>Technical Requirements &amp; Migration Strategy</w:t>
            </w:r>
            <w:r>
              <w:rPr>
                <w:noProof/>
                <w:webHidden/>
              </w:rPr>
              <w:tab/>
              <w:fldChar w:fldCharType="begin"/>
              <w:instrText xml:space="preserve"> PAGEREF _Toc220686918 \h </w:instrText>
              <w:fldChar w:fldCharType="separate"/>
              <w:t>14</w:t>
              <w:fldChar w:fldCharType="end"/>
            </w:r>
          </w:hyperlink>
        </w:p>
        <w:p w14:paraId="042CE2A5" w14:textId="77777777" w:rsidR="005B392F" w:rsidRDefault="005B392F">
          <w:pPr>
            <w:pStyle w:val="TOC3"/>
            <w:tabs>
              <w:tab w:val="right" w:leader="dot" w:pos="9605"/>
            </w:tabs>
            <w:rPr>
              <w:rFonts w:cstheme="minorBidi"/>
              <w:noProof/>
              <w:kern w:val="2"/>
              <w:sz w:val="24"/>
              <w:szCs w:val="24"/>
              <w14:ligatures w14:val="standardContextual"/>
            </w:rPr>
          </w:pPr>
          <w:hyperlink w:anchor="_Toc220686922" w:history="1">
            <w:r>
              <w:rPr>
                <w:rStyle w:val="Hyperlink"/>
                <w:rFonts w:cs="Arial"/>
                <w:bCs/>
                <w:noProof/>
              </w:rPr>
              <w:t>Recommended Technology Stack</w:t>
            </w:r>
            <w:r>
              <w:rPr>
                <w:noProof/>
                <w:webHidden/>
              </w:rPr>
              <w:tab/>
              <w:fldChar w:fldCharType="begin"/>
              <w:instrText xml:space="preserve"> PAGEREF _Toc220686922 \h </w:instrText>
              <w:fldChar w:fldCharType="separate"/>
              <w:t>14</w:t>
              <w:fldChar w:fldCharType="end"/>
            </w:r>
          </w:hyperlink>
        </w:p>
        <w:p w14:paraId="48FF876B" w14:textId="77777777" w:rsidR="005B392F" w:rsidRDefault="005B392F">
          <w:pPr>
            <w:pStyle w:val="TOC3"/>
            <w:tabs>
              <w:tab w:val="right" w:leader="dot" w:pos="9605"/>
            </w:tabs>
            <w:rPr>
              <w:rFonts w:cstheme="minorBidi"/>
              <w:noProof/>
              <w:kern w:val="2"/>
              <w:sz w:val="24"/>
              <w:szCs w:val="24"/>
              <w14:ligatures w14:val="standardContextual"/>
            </w:rPr>
          </w:pPr>
          <w:hyperlink w:anchor="_Toc220686923" w:history="1">
            <w:r>
              <w:rPr>
                <w:rStyle w:val="Hyperlink"/>
                <w:rFonts w:cs="Arial"/>
                <w:bCs/>
                <w:noProof/>
              </w:rPr>
              <w:t>Architecture Approach</w:t>
            </w:r>
            <w:r>
              <w:rPr>
                <w:noProof/>
                <w:webHidden/>
              </w:rPr>
              <w:tab/>
              <w:fldChar w:fldCharType="begin"/>
              <w:instrText xml:space="preserve"> PAGEREF _Toc220686923 \h </w:instrText>
              <w:fldChar w:fldCharType="separate"/>
              <w:t>14</w:t>
              <w:fldChar w:fldCharType="end"/>
            </w:r>
          </w:hyperlink>
        </w:p>
        <w:p w14:paraId="0DFAE58C" w14:textId="77777777" w:rsidR="005B392F" w:rsidRDefault="005B392F">
          <w:pPr>
            <w:pStyle w:val="TOC2"/>
            <w:tabs>
              <w:tab w:val="left" w:pos="960"/>
              <w:tab w:val="right" w:leader="dot" w:pos="9605"/>
            </w:tabs>
            <w:rPr>
              <w:rFonts w:cstheme="minorBidi"/>
              <w:noProof/>
              <w:kern w:val="2"/>
              <w:sz w:val="24"/>
              <w:szCs w:val="24"/>
              <w14:ligatures w14:val="standardContextual"/>
            </w:rPr>
          </w:pPr>
          <w:hyperlink w:anchor="_Toc220686924" w:history="1">
            <w:r>
              <w:rPr>
                <w:rStyle w:val="Hyperlink"/>
                <w:rFonts w:cs="Arial"/>
                <w:noProof/>
              </w:rPr>
              <w:t>2.3</w:t>
            </w:r>
            <w:r>
              <w:rPr>
                <w:rFonts w:cstheme="minorBidi"/>
                <w:noProof/>
                <w:kern w:val="2"/>
                <w:sz w:val="24"/>
                <w:szCs w:val="24"/>
                <w14:ligatures w14:val="standardContextual"/>
              </w:rPr>
              <w:tab/>
            </w:r>
            <w:r>
              <w:rPr>
                <w:rStyle w:val="Hyperlink"/>
                <w:rFonts w:cs="Arial"/>
                <w:bCs/>
                <w:noProof/>
              </w:rPr>
              <w:t>Non- Functional Requirements</w:t>
            </w:r>
            <w:r>
              <w:rPr>
                <w:noProof/>
                <w:webHidden/>
              </w:rPr>
              <w:tab/>
              <w:fldChar w:fldCharType="begin"/>
              <w:instrText xml:space="preserve"> PAGEREF _Toc220686924 \h </w:instrText>
              <w:fldChar w:fldCharType="separate"/>
              <w:t>15</w:t>
              <w:fldChar w:fldCharType="end"/>
            </w:r>
          </w:hyperlink>
        </w:p>
        <w:p w14:paraId="6D44DEE2" w14:textId="77777777" w:rsidR="005B392F" w:rsidRDefault="005B392F">
          <w:pPr>
            <w:pStyle w:val="TOC3"/>
            <w:tabs>
              <w:tab w:val="right" w:leader="dot" w:pos="9605"/>
            </w:tabs>
            <w:rPr>
              <w:rFonts w:cstheme="minorBidi"/>
              <w:noProof/>
              <w:kern w:val="2"/>
              <w:sz w:val="24"/>
              <w:szCs w:val="24"/>
              <w14:ligatures w14:val="standardContextual"/>
            </w:rPr>
          </w:pPr>
          <w:hyperlink w:anchor="_Toc220686925" w:history="1">
            <w:r>
              <w:rPr>
                <w:rStyle w:val="Hyperlink"/>
                <w:rFonts w:cs="Arial"/>
                <w:bCs/>
                <w:noProof/>
              </w:rPr>
              <w:t>Performance</w:t>
            </w:r>
            <w:r>
              <w:rPr>
                <w:noProof/>
                <w:webHidden/>
              </w:rPr>
              <w:tab/>
              <w:fldChar w:fldCharType="begin"/>
              <w:instrText xml:space="preserve"> PAGEREF _Toc220686925 \h </w:instrText>
              <w:fldChar w:fldCharType="separate"/>
              <w:t>15</w:t>
              <w:fldChar w:fldCharType="end"/>
            </w:r>
          </w:hyperlink>
        </w:p>
        <w:p w14:paraId="062778B2" w14:textId="77777777" w:rsidR="005B392F" w:rsidRDefault="005B392F">
          <w:pPr>
            <w:pStyle w:val="TOC3"/>
            <w:tabs>
              <w:tab w:val="right" w:leader="dot" w:pos="9605"/>
            </w:tabs>
            <w:rPr>
              <w:rFonts w:cstheme="minorBidi"/>
              <w:noProof/>
              <w:kern w:val="2"/>
              <w:sz w:val="24"/>
              <w:szCs w:val="24"/>
              <w14:ligatures w14:val="standardContextual"/>
            </w:rPr>
          </w:pPr>
          <w:hyperlink w:anchor="_Toc220686926" w:history="1">
            <w:r>
              <w:rPr>
                <w:rStyle w:val="Hyperlink"/>
                <w:rFonts w:cs="Arial"/>
                <w:bCs/>
                <w:noProof/>
              </w:rPr>
              <w:t>Scalability</w:t>
            </w:r>
            <w:r>
              <w:rPr>
                <w:noProof/>
                <w:webHidden/>
              </w:rPr>
              <w:tab/>
              <w:fldChar w:fldCharType="begin"/>
              <w:instrText xml:space="preserve"> PAGEREF _Toc220686926 \h </w:instrText>
              <w:fldChar w:fldCharType="separate"/>
              <w:t>15</w:t>
              <w:fldChar w:fldCharType="end"/>
            </w:r>
          </w:hyperlink>
        </w:p>
        <w:p w14:paraId="334DEA0E" w14:textId="77777777" w:rsidR="005B392F" w:rsidRDefault="005B392F">
          <w:pPr>
            <w:pStyle w:val="TOC3"/>
            <w:tabs>
              <w:tab w:val="right" w:leader="dot" w:pos="9605"/>
            </w:tabs>
            <w:rPr>
              <w:rFonts w:cstheme="minorBidi"/>
              <w:noProof/>
              <w:kern w:val="2"/>
              <w:sz w:val="24"/>
              <w:szCs w:val="24"/>
              <w14:ligatures w14:val="standardContextual"/>
            </w:rPr>
          </w:pPr>
          <w:hyperlink w:anchor="_Toc220686927" w:history="1">
            <w:r>
              <w:rPr>
                <w:rStyle w:val="Hyperlink"/>
                <w:rFonts w:cs="Arial"/>
                <w:bCs/>
                <w:noProof/>
              </w:rPr>
              <w:t>Availability</w:t>
            </w:r>
            <w:r>
              <w:rPr>
                <w:noProof/>
                <w:webHidden/>
              </w:rPr>
              <w:tab/>
              <w:fldChar w:fldCharType="begin"/>
              <w:instrText xml:space="preserve"> PAGEREF _Toc220686927 \h </w:instrText>
              <w:fldChar w:fldCharType="separate"/>
              <w:t>15</w:t>
              <w:fldChar w:fldCharType="end"/>
            </w:r>
          </w:hyperlink>
        </w:p>
        <w:p w14:paraId="4F18E710" w14:textId="77777777" w:rsidR="005B392F" w:rsidRDefault="005B392F">
          <w:pPr>
            <w:pStyle w:val="TOC3"/>
            <w:tabs>
              <w:tab w:val="right" w:leader="dot" w:pos="9605"/>
            </w:tabs>
            <w:rPr>
              <w:rFonts w:cstheme="minorBidi"/>
              <w:noProof/>
              <w:kern w:val="2"/>
              <w:sz w:val="24"/>
              <w:szCs w:val="24"/>
              <w14:ligatures w14:val="standardContextual"/>
            </w:rPr>
          </w:pPr>
          <w:hyperlink w:anchor="_Toc220686928" w:history="1">
            <w:r>
              <w:rPr>
                <w:rStyle w:val="Hyperlink"/>
                <w:rFonts w:cs="Arial"/>
                <w:bCs/>
                <w:noProof/>
              </w:rPr>
              <w:t>Security</w:t>
            </w:r>
            <w:r>
              <w:rPr>
                <w:noProof/>
                <w:webHidden/>
              </w:rPr>
              <w:tab/>
              <w:fldChar w:fldCharType="begin"/>
              <w:instrText xml:space="preserve"> PAGEREF _Toc220686928 \h </w:instrText>
              <w:fldChar w:fldCharType="separate"/>
              <w:t>15</w:t>
              <w:fldChar w:fldCharType="end"/>
            </w:r>
          </w:hyperlink>
        </w:p>
        <w:p w14:paraId="096531B3" w14:textId="77777777" w:rsidR="005B392F" w:rsidRDefault="005B392F">
          <w:pPr>
            <w:pStyle w:val="TOC3"/>
            <w:tabs>
              <w:tab w:val="right" w:leader="dot" w:pos="9605"/>
            </w:tabs>
            <w:rPr>
              <w:rFonts w:cstheme="minorBidi"/>
              <w:noProof/>
              <w:kern w:val="2"/>
              <w:sz w:val="24"/>
              <w:szCs w:val="24"/>
              <w14:ligatures w14:val="standardContextual"/>
            </w:rPr>
          </w:pPr>
          <w:hyperlink w:anchor="_Toc220686929" w:history="1">
            <w:r>
              <w:rPr>
                <w:rStyle w:val="Hyperlink"/>
                <w:rFonts w:cs="Arial"/>
                <w:bCs/>
                <w:noProof/>
              </w:rPr>
              <w:t>Maintainability</w:t>
            </w:r>
            <w:r>
              <w:rPr>
                <w:noProof/>
                <w:webHidden/>
              </w:rPr>
              <w:tab/>
              <w:fldChar w:fldCharType="begin"/>
              <w:instrText xml:space="preserve"> PAGEREF _Toc220686929 \h </w:instrText>
              <w:fldChar w:fldCharType="separate"/>
              <w:t>16</w:t>
              <w:fldChar w:fldCharType="end"/>
            </w:r>
          </w:hyperlink>
        </w:p>
        <w:p w14:paraId="0A304E30" w14:textId="77777777" w:rsidR="005B392F" w:rsidRDefault="005B392F">
          <w:pPr>
            <w:pStyle w:val="TOC3"/>
            <w:tabs>
              <w:tab w:val="right" w:leader="dot" w:pos="9605"/>
            </w:tabs>
            <w:rPr>
              <w:rFonts w:cstheme="minorBidi"/>
              <w:noProof/>
              <w:kern w:val="2"/>
              <w:sz w:val="24"/>
              <w:szCs w:val="24"/>
              <w14:ligatures w14:val="standardContextual"/>
            </w:rPr>
          </w:pPr>
          <w:hyperlink w:anchor="_Toc220686930" w:history="1">
            <w:r>
              <w:rPr>
                <w:rStyle w:val="Hyperlink"/>
                <w:rFonts w:cs="Arial"/>
                <w:bCs/>
                <w:noProof/>
              </w:rPr>
              <w:t>Usability</w:t>
            </w:r>
            <w:r>
              <w:rPr>
                <w:noProof/>
                <w:webHidden/>
              </w:rPr>
              <w:tab/>
              <w:fldChar w:fldCharType="begin"/>
              <w:instrText xml:space="preserve"> PAGEREF _Toc220686930 \h </w:instrText>
              <w:fldChar w:fldCharType="separate"/>
              <w:t>16</w:t>
              <w:fldChar w:fldCharType="end"/>
            </w:r>
          </w:hyperlink>
        </w:p>
        <w:p w14:paraId="7A3436B7" w14:textId="77777777" w:rsidR="005B392F" w:rsidRDefault="005B392F">
          <w:pPr>
            <w:pStyle w:val="TOC3"/>
            <w:tabs>
              <w:tab w:val="right" w:leader="dot" w:pos="9605"/>
            </w:tabs>
            <w:rPr>
              <w:rFonts w:cstheme="minorBidi"/>
              <w:noProof/>
              <w:kern w:val="2"/>
              <w:sz w:val="24"/>
              <w:szCs w:val="24"/>
              <w14:ligatures w14:val="standardContextual"/>
            </w:rPr>
          </w:pPr>
          <w:hyperlink w:anchor="_Toc220686931" w:history="1">
            <w:r>
              <w:rPr>
                <w:rStyle w:val="Hyperlink"/>
                <w:rFonts w:cs="Arial"/>
                <w:bCs/>
                <w:noProof/>
              </w:rPr>
              <w:t>Reliability</w:t>
            </w:r>
            <w:r>
              <w:rPr>
                <w:noProof/>
                <w:webHidden/>
              </w:rPr>
              <w:tab/>
              <w:fldChar w:fldCharType="begin"/>
              <w:instrText xml:space="preserve"> PAGEREF _Toc220686931 \h </w:instrText>
              <w:fldChar w:fldCharType="separate"/>
              <w:t>16</w:t>
              <w:fldChar w:fldCharType="end"/>
            </w:r>
          </w:hyperlink>
        </w:p>
        <w:p w14:paraId="4023FBEC" w14:textId="77777777" w:rsidR="005B392F" w:rsidRDefault="005B392F">
          <w:pPr>
            <w:pStyle w:val="TOC3"/>
            <w:tabs>
              <w:tab w:val="right" w:leader="dot" w:pos="9605"/>
            </w:tabs>
            <w:rPr>
              <w:rFonts w:cstheme="minorBidi"/>
              <w:noProof/>
              <w:kern w:val="2"/>
              <w:sz w:val="24"/>
              <w:szCs w:val="24"/>
              <w14:ligatures w14:val="standardContextual"/>
            </w:rPr>
          </w:pPr>
          <w:hyperlink w:anchor="_Toc220686932" w:history="1">
            <w:r>
              <w:rPr>
                <w:rStyle w:val="Hyperlink"/>
                <w:rFonts w:cs="Arial"/>
                <w:bCs/>
                <w:noProof/>
              </w:rPr>
              <w:t>Interoperability</w:t>
            </w:r>
            <w:r>
              <w:rPr>
                <w:noProof/>
                <w:webHidden/>
              </w:rPr>
              <w:tab/>
              <w:fldChar w:fldCharType="begin"/>
              <w:instrText xml:space="preserve"> PAGEREF _Toc220686932 \h </w:instrText>
              <w:fldChar w:fldCharType="separate"/>
              <w:t>16</w:t>
              <w:fldChar w:fldCharType="end"/>
            </w:r>
          </w:hyperlink>
        </w:p>
        <w:p w14:paraId="3F8466E0" w14:textId="77777777" w:rsidR="005B392F" w:rsidRDefault="005B392F">
          <w:pPr>
            <w:pStyle w:val="TOC3"/>
            <w:tabs>
              <w:tab w:val="right" w:leader="dot" w:pos="9605"/>
            </w:tabs>
            <w:rPr>
              <w:rFonts w:cstheme="minorBidi"/>
              <w:noProof/>
              <w:kern w:val="2"/>
              <w:sz w:val="24"/>
              <w:szCs w:val="24"/>
              <w14:ligatures w14:val="standardContextual"/>
            </w:rPr>
          </w:pPr>
          <w:hyperlink w:anchor="_Toc220686933" w:history="1">
            <w:r>
              <w:rPr>
                <w:rStyle w:val="Hyperlink"/>
                <w:rFonts w:cs="Arial"/>
                <w:bCs/>
                <w:noProof/>
              </w:rPr>
              <w:t>Data Migration</w:t>
            </w:r>
            <w:r>
              <w:rPr>
                <w:noProof/>
                <w:webHidden/>
              </w:rPr>
              <w:tab/>
              <w:fldChar w:fldCharType="begin"/>
              <w:instrText xml:space="preserve"> PAGEREF _Toc220686933 \h </w:instrText>
              <w:fldChar w:fldCharType="separate"/>
              <w:t>16</w:t>
              <w:fldChar w:fldCharType="end"/>
            </w:r>
          </w:hyperlink>
        </w:p>
        <w:p w14:paraId="556B668E" w14:textId="77777777" w:rsidR="005B392F" w:rsidRDefault="005B392F">
          <w:pPr>
            <w:pStyle w:val="TOC2"/>
            <w:tabs>
              <w:tab w:val="left" w:pos="960"/>
              <w:tab w:val="right" w:leader="dot" w:pos="9605"/>
            </w:tabs>
            <w:rPr>
              <w:rFonts w:cstheme="minorBidi"/>
              <w:noProof/>
              <w:kern w:val="2"/>
              <w:sz w:val="24"/>
              <w:szCs w:val="24"/>
              <w14:ligatures w14:val="standardContextual"/>
            </w:rPr>
          </w:pPr>
          <w:hyperlink w:anchor="_Toc220686934" w:history="1">
            <w:r>
              <w:rPr>
                <w:rStyle w:val="Hyperlink"/>
                <w:rFonts w:cs="Arial"/>
                <w:noProof/>
              </w:rPr>
              <w:t>2.4</w:t>
            </w:r>
            <w:r>
              <w:rPr>
                <w:rFonts w:cstheme="minorBidi"/>
                <w:noProof/>
                <w:kern w:val="2"/>
                <w:sz w:val="24"/>
                <w:szCs w:val="24"/>
                <w14:ligatures w14:val="standardContextual"/>
              </w:rPr>
              <w:tab/>
            </w:r>
            <w:r>
              <w:rPr>
                <w:rStyle w:val="Hyperlink"/>
                <w:rFonts w:cs="Arial"/>
                <w:bCs/>
                <w:noProof/>
              </w:rPr>
              <w:t>Risk Assesment</w:t>
            </w:r>
            <w:r>
              <w:rPr>
                <w:noProof/>
                <w:webHidden/>
              </w:rPr>
              <w:tab/>
              <w:fldChar w:fldCharType="begin"/>
              <w:instrText xml:space="preserve"> PAGEREF _Toc220686934 \h </w:instrText>
              <w:fldChar w:fldCharType="separate"/>
              <w:t>17</w:t>
              <w:fldChar w:fldCharType="end"/>
            </w:r>
          </w:hyperlink>
        </w:p>
        <w:p w14:paraId="144A44DC" w14:textId="77777777" w:rsidR="005B392F" w:rsidRDefault="005B392F">
          <w:pPr>
            <w:pStyle w:val="TOC2"/>
            <w:tabs>
              <w:tab w:val="left" w:pos="960"/>
              <w:tab w:val="right" w:leader="dot" w:pos="9605"/>
            </w:tabs>
            <w:rPr>
              <w:rFonts w:cstheme="minorBidi"/>
              <w:noProof/>
              <w:kern w:val="2"/>
              <w:sz w:val="24"/>
              <w:szCs w:val="24"/>
              <w14:ligatures w14:val="standardContextual"/>
            </w:rPr>
          </w:pPr>
          <w:hyperlink w:anchor="_Toc220686935" w:history="1">
            <w:r>
              <w:rPr>
                <w:rStyle w:val="Hyperlink"/>
                <w:rFonts w:cs="Arial"/>
                <w:noProof/>
              </w:rPr>
              <w:t>2.5</w:t>
            </w:r>
            <w:r>
              <w:rPr>
                <w:rFonts w:cstheme="minorBidi"/>
                <w:noProof/>
                <w:kern w:val="2"/>
                <w:sz w:val="24"/>
                <w:szCs w:val="24"/>
                <w14:ligatures w14:val="standardContextual"/>
              </w:rPr>
              <w:tab/>
            </w:r>
            <w:r>
              <w:rPr>
                <w:rStyle w:val="Hyperlink"/>
                <w:rFonts w:cs="Arial"/>
                <w:bCs/>
                <w:noProof/>
              </w:rPr>
              <w:t>Testing Strategy</w:t>
            </w:r>
            <w:r>
              <w:rPr>
                <w:noProof/>
                <w:webHidden/>
              </w:rPr>
              <w:tab/>
              <w:fldChar w:fldCharType="begin"/>
              <w:instrText xml:space="preserve"> PAGEREF _Toc220686935 \h </w:instrText>
              <w:fldChar w:fldCharType="separate"/>
              <w:t>17</w:t>
              <w:fldChar w:fldCharType="end"/>
            </w:r>
          </w:hyperlink>
        </w:p>
        <w:p w14:paraId="00405549" w14:textId="77777777" w:rsidR="005B392F" w:rsidRDefault="005B392F">
          <w:pPr>
            <w:pStyle w:val="TOC2"/>
            <w:tabs>
              <w:tab w:val="left" w:pos="960"/>
              <w:tab w:val="right" w:leader="dot" w:pos="9605"/>
            </w:tabs>
            <w:rPr>
              <w:rFonts w:cstheme="minorBidi"/>
              <w:noProof/>
              <w:kern w:val="2"/>
              <w:sz w:val="24"/>
              <w:szCs w:val="24"/>
              <w14:ligatures w14:val="standardContextual"/>
            </w:rPr>
          </w:pPr>
          <w:hyperlink w:anchor="_Toc220686936" w:history="1">
            <w:r>
              <w:rPr>
                <w:rStyle w:val="Hyperlink"/>
                <w:rFonts w:cs="Arial"/>
                <w:noProof/>
              </w:rPr>
              <w:t>2.6</w:t>
            </w:r>
            <w:r>
              <w:rPr>
                <w:rFonts w:cstheme="minorBidi"/>
                <w:noProof/>
                <w:kern w:val="2"/>
                <w:sz w:val="24"/>
                <w:szCs w:val="24"/>
                <w14:ligatures w14:val="standardContextual"/>
              </w:rPr>
              <w:tab/>
            </w:r>
            <w:r>
              <w:rPr>
                <w:rStyle w:val="Hyperlink"/>
                <w:rFonts w:cs="Arial"/>
                <w:noProof/>
              </w:rPr>
              <w:t>Phase 2 Dashboard Success Metrics</w:t>
            </w:r>
            <w:r>
              <w:rPr>
                <w:noProof/>
                <w:webHidden/>
              </w:rPr>
              <w:tab/>
              <w:fldChar w:fldCharType="begin"/>
              <w:instrText xml:space="preserve"> PAGEREF _Toc220686936 \h </w:instrText>
              <w:fldChar w:fldCharType="separate"/>
              <w:t>18</w:t>
              <w:fldChar w:fldCharType="end"/>
            </w:r>
          </w:hyperlink>
        </w:p>
        <w:p w14:paraId="3F148F30" w14:textId="77777777" w:rsidR="005B392F" w:rsidRDefault="005B392F">
          <w:pPr>
            <w:pStyle w:val="TOC2"/>
            <w:tabs>
              <w:tab w:val="left" w:pos="960"/>
              <w:tab w:val="right" w:leader="dot" w:pos="9605"/>
            </w:tabs>
            <w:rPr>
              <w:rFonts w:cstheme="minorBidi"/>
              <w:noProof/>
              <w:kern w:val="2"/>
              <w:sz w:val="24"/>
              <w:szCs w:val="24"/>
              <w14:ligatures w14:val="standardContextual"/>
            </w:rPr>
          </w:pPr>
          <w:hyperlink w:anchor="_Toc220686937" w:history="1">
            <w:r>
              <w:rPr>
                <w:rStyle w:val="Hyperlink"/>
                <w:rFonts w:cs="Arial"/>
                <w:noProof/>
              </w:rPr>
              <w:t>2.7</w:t>
            </w:r>
            <w:r>
              <w:rPr>
                <w:rFonts w:cstheme="minorBidi"/>
                <w:noProof/>
                <w:kern w:val="2"/>
                <w:sz w:val="24"/>
                <w:szCs w:val="24"/>
                <w14:ligatures w14:val="standardContextual"/>
              </w:rPr>
              <w:tab/>
            </w:r>
            <w:r>
              <w:rPr>
                <w:rStyle w:val="Hyperlink"/>
                <w:rFonts w:cs="Arial"/>
                <w:noProof/>
              </w:rPr>
              <w:t>Achievement Targets</w:t>
            </w:r>
            <w:r>
              <w:rPr>
                <w:noProof/>
                <w:webHidden/>
              </w:rPr>
              <w:tab/>
              <w:fldChar w:fldCharType="begin"/>
              <w:instrText xml:space="preserve"> PAGEREF _Toc220686937 \h </w:instrText>
              <w:fldChar w:fldCharType="separate"/>
              <w:t>18</w:t>
              <w:fldChar w:fldCharType="end"/>
            </w:r>
          </w:hyperlink>
        </w:p>
        <w:p w14:paraId="12C5EABA" w14:textId="77777777" w:rsidR="005B392F" w:rsidRDefault="005B392F">
          <w:pPr>
            <w:pStyle w:val="TOC2"/>
            <w:tabs>
              <w:tab w:val="left" w:pos="960"/>
              <w:tab w:val="right" w:leader="dot" w:pos="9605"/>
            </w:tabs>
            <w:rPr>
              <w:rFonts w:cstheme="minorBidi"/>
              <w:noProof/>
              <w:kern w:val="2"/>
              <w:sz w:val="24"/>
              <w:szCs w:val="24"/>
              <w14:ligatures w14:val="standardContextual"/>
            </w:rPr>
          </w:pPr>
          <w:hyperlink w:anchor="_Toc220686938" w:history="1">
            <w:r>
              <w:rPr>
                <w:rStyle w:val="Hyperlink"/>
                <w:rFonts w:cs="Arial"/>
                <w:noProof/>
              </w:rPr>
              <w:t>2.8</w:t>
            </w:r>
            <w:r>
              <w:rPr>
                <w:rFonts w:cstheme="minorBidi"/>
                <w:noProof/>
                <w:kern w:val="2"/>
                <w:sz w:val="24"/>
                <w:szCs w:val="24"/>
                <w14:ligatures w14:val="standardContextual"/>
              </w:rPr>
              <w:tab/>
            </w:r>
            <w:r>
              <w:rPr>
                <w:rStyle w:val="Hyperlink"/>
                <w:rFonts w:cs="Arial"/>
                <w:noProof/>
              </w:rPr>
              <w:t>Acceptance Criteria</w:t>
            </w:r>
            <w:r>
              <w:rPr>
                <w:noProof/>
                <w:webHidden/>
              </w:rPr>
              <w:tab/>
              <w:fldChar w:fldCharType="begin"/>
              <w:instrText xml:space="preserve"> PAGEREF _Toc220686938 \h </w:instrText>
              <w:fldChar w:fldCharType="separate"/>
              <w:t>18</w:t>
              <w:fldChar w:fldCharType="end"/>
            </w:r>
          </w:hyperlink>
        </w:p>
        <w:p w14:paraId="4DCA8B9B" w14:textId="77777777" w:rsidR="005B392F" w:rsidRDefault="005B392F">
          <w:pPr>
            <w:pStyle w:val="TOC2"/>
            <w:tabs>
              <w:tab w:val="left" w:pos="960"/>
              <w:tab w:val="right" w:leader="dot" w:pos="9605"/>
            </w:tabs>
            <w:rPr>
              <w:rFonts w:cstheme="minorBidi"/>
              <w:noProof/>
              <w:kern w:val="2"/>
              <w:sz w:val="24"/>
              <w:szCs w:val="24"/>
              <w14:ligatures w14:val="standardContextual"/>
            </w:rPr>
          </w:pPr>
          <w:hyperlink w:anchor="_Toc220686939" w:history="1">
            <w:r>
              <w:rPr>
                <w:rStyle w:val="Hyperlink"/>
                <w:rFonts w:cs="Arial"/>
                <w:noProof/>
              </w:rPr>
              <w:t>2.9</w:t>
            </w:r>
            <w:r>
              <w:rPr>
                <w:rFonts w:cstheme="minorBidi"/>
                <w:noProof/>
                <w:kern w:val="2"/>
                <w:sz w:val="24"/>
                <w:szCs w:val="24"/>
                <w14:ligatures w14:val="standardContextual"/>
              </w:rPr>
              <w:tab/>
            </w:r>
            <w:r>
              <w:rPr>
                <w:rStyle w:val="Hyperlink"/>
                <w:rFonts w:cs="Arial"/>
                <w:noProof/>
              </w:rPr>
              <w:t>Related Files</w:t>
            </w:r>
            <w:r>
              <w:rPr>
                <w:noProof/>
                <w:webHidden/>
              </w:rPr>
              <w:tab/>
              <w:fldChar w:fldCharType="begin"/>
              <w:instrText xml:space="preserve"> PAGEREF _Toc220686939 \h </w:instrText>
              <w:fldChar w:fldCharType="separate"/>
              <w:t>18</w:t>
              <w:fldChar w:fldCharType="end"/>
            </w:r>
          </w:hyperlink>
        </w:p>
        <w:p w14:paraId="6E5A8F53" w14:textId="77777777" w:rsidR="00712D28" w:rsidRPr="00C27956" w:rsidRDefault="00712D28">
          <w:pPr>
            <w:rPr>
              <w:rFonts w:ascii="Arial" w:hAnsi="Arial" w:cs="Arial"/>
            </w:rPr>
          </w:pPr>
          <w:r>
            <w:rPr>
              <w:rFonts w:ascii="Arial" w:hAnsi="Arial" w:cs="Arial"/>
              <w:b/>
              <w:bCs/>
              <w:noProof/>
            </w:rPr>
            <w:fldChar w:fldCharType="end"/>
          </w:r>
        </w:p>
      </w:sdtContent>
    </w:sdt>
    <w:p w14:paraId="23395113" w14:textId="77777777" w:rsidR="006F7AF3" w:rsidRPr="00C27956" w:rsidRDefault="006F7AF3">
      <w:pPr>
        <w:rPr>
          <w:rFonts w:ascii="Arial" w:hAnsi="Arial" w:cs="Arial"/>
        </w:rPr>
      </w:pPr>
      <w:r>
        <w:rPr>
          <w:rFonts w:ascii="Arial" w:hAnsi="Arial" w:cs="Arial"/>
        </w:rPr>
        <w:br w:type="page"/>
      </w:r>
    </w:p>
    <w:bookmarkStart w:id="6" w:name="_Toc220686890"/>
    <w:p w14:paraId="68E80B5C" w14:textId="77777777" w:rsidR="006F7AF3" w:rsidRPr="00C27956" w:rsidRDefault="006F7AF3" w:rsidP="007D10C8">
      <w:pPr>
        <w:pStyle w:val="Heading1"/>
        <w:rPr>
          <w:rFonts w:cs="Arial"/>
        </w:rPr>
      </w:pPr>
      <w:r>
        <w:rPr>
          <w:rFonts w:cs="Arial"/>
          <w:noProof/>
        </w:rPr>
        <w:lastRenderedPageBreak/>
        <mc:AlternateContent>
          <mc:Choice Requires="wpg">
            <w:drawing>
              <wp:anchor distT="0" distB="0" distL="114300" distR="114300" simplePos="0" relativeHeight="251658253" behindDoc="1" locked="0" layoutInCell="1" allowOverlap="1" wp14:anchorId="7F0AEE6E" wp14:editId="6169F95B">
                <wp:simplePos x="0" y="0"/>
                <wp:positionH relativeFrom="page">
                  <wp:posOffset>-15240</wp:posOffset>
                </wp:positionH>
                <wp:positionV relativeFrom="paragraph">
                  <wp:posOffset>-899160</wp:posOffset>
                </wp:positionV>
                <wp:extent cx="7599680" cy="2111375"/>
                <wp:effectExtent l="0" t="0" r="1270" b="3175"/>
                <wp:wrapNone/>
                <wp:docPr id="1576509105" name="Group 1576509105"/>
                <wp:cNvGraphicFramePr/>
                <a:graphic xmlns:a="http://schemas.openxmlformats.org/drawingml/2006/main">
                  <a:graphicData uri="http://schemas.microsoft.com/office/word/2010/wordprocessingGroup">
                    <wpg:wgp>
                      <wpg:cNvGrpSpPr/>
                      <wpg:grpSpPr>
                        <a:xfrm>
                          <a:off x="0" y="0"/>
                          <a:ext cx="7599680" cy="2111375"/>
                          <a:chOff x="0" y="0"/>
                          <a:chExt cx="7599899" cy="2111890"/>
                        </a:xfrm>
                      </wpg:grpSpPr>
                      <wps:wsp>
                        <wps:cNvPr id="1576509106" name="Rectangle 36"/>
                        <wps:cNvSpPr/>
                        <wps:spPr>
                          <a:xfrm rot="10800000" flipV="1">
                            <a:off x="0" y="0"/>
                            <a:ext cx="7565399" cy="2109470"/>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1ADF728" w14:textId="77777777" w:rsidR="006F7AF3" w:rsidRDefault="006F7AF3" w:rsidP="005C744F">
                              <w:pPr>
                                <w:jc w:val="center"/>
                              </w:pPr>
                            </w:p>
                          </w:txbxContent>
                        </wps:txbx>
                        <wps:bodyPr rtlCol="0" anchor="ctr"/>
                      </wps:wsp>
                      <wps:wsp>
                        <wps:cNvPr id="1576509108" name="Rectangle 36"/>
                        <wps:cNvSpPr/>
                        <wps:spPr>
                          <a:xfrm>
                            <a:off x="5665808" y="289367"/>
                            <a:ext cx="1934091" cy="128531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3D93901" w14:textId="77777777" w:rsidR="006F7AF3" w:rsidRPr="00C102F1" w:rsidRDefault="006F7AF3" w:rsidP="00C81DFF">
                              <w:pPr>
                                <w:jc w:val="center"/>
                                <w:rPr>
                                  <w:rFonts w:ascii="Arial" w:hAnsi="Arial" w:cs="Arial"/>
                                  <w:b/>
                                  <w:bCs/>
                                  <w:color w:val="000000" w:themeColor="text1"/>
                                  <w:sz w:val="144"/>
                                  <w:szCs w:val="180"/>
                                  <w:lang w:val="en-US"/>
                                  <w14:textFill>
                                    <w14:gradFill>
                                      <w14:gsLst>
                                        <w14:gs w14:pos="100000">
                                          <w14:srgbClr w14:val="5AB3AD"/>
                                        </w14:gs>
                                        <w14:gs w14:pos="26000">
                                          <w14:srgbClr w14:val="534FEE"/>
                                        </w14:gs>
                                      </w14:gsLst>
                                      <w14:lin w14:ang="4800000" w14:scaled="0"/>
                                    </w14:gradFill>
                                  </w14:textFill>
                                </w:rPr>
                              </w:pPr>
                              <w:r>
                                <w:rPr>
                                  <w:rFonts w:ascii="Arial" w:hAnsi="Arial" w:cs="Arial"/>
                                  <w:b/>
                                  <w:bCs/>
                                  <w:color w:val="000000" w:themeColor="text1"/>
                                  <w:sz w:val="144"/>
                                  <w:szCs w:val="180"/>
                                  <w:lang w:val="en-US"/>
                                  <w14:textFill>
                                    <w14:gradFill>
                                      <w14:gsLst>
                                        <w14:gs w14:pos="100000">
                                          <w14:srgbClr w14:val="5AB3AD"/>
                                        </w14:gs>
                                        <w14:gs w14:pos="26000">
                                          <w14:srgbClr w14:val="534FEE"/>
                                        </w14:gs>
                                      </w14:gsLst>
                                      <w14:lin w14:ang="4800000" w14:scaled="0"/>
                                    </w14:gradFill>
                                  </w14:textFill>
                                </w:rPr>
                                <w:t>01</w:t>
                              </w:r>
                            </w:p>
                          </w:txbxContent>
                        </wps:txbx>
                        <wps:bodyPr lIns="0" tIns="0" rIns="0" bIns="0" rtlCol="0" anchor="ctr"/>
                      </wps:wsp>
                      <wpg:grpSp>
                        <wpg:cNvPr id="1576509109" name="Group 1576509109"/>
                        <wpg:cNvGrpSpPr/>
                        <wpg:grpSpPr>
                          <a:xfrm>
                            <a:off x="5029200" y="1568370"/>
                            <a:ext cx="2559387" cy="543520"/>
                            <a:chOff x="0" y="0"/>
                            <a:chExt cx="2559046" cy="523559"/>
                          </a:xfrm>
                        </wpg:grpSpPr>
                        <wps:wsp>
                          <wps:cNvPr id="1576509110" name="Rectangle 1"/>
                          <wps:cNvSpPr/>
                          <wps:spPr>
                            <a:xfrm>
                              <a:off x="0" y="152400"/>
                              <a:ext cx="2558178" cy="371159"/>
                            </a:xfrm>
                            <a:custGeom>
                              <a:avLst/>
                              <a:gdLst>
                                <a:gd name="connsiteX0" fmla="*/ 0 w 1656678"/>
                                <a:gd name="connsiteY0" fmla="*/ 0 h 371159"/>
                                <a:gd name="connsiteX1" fmla="*/ 1656678 w 1656678"/>
                                <a:gd name="connsiteY1" fmla="*/ 0 h 371159"/>
                                <a:gd name="connsiteX2" fmla="*/ 1656678 w 1656678"/>
                                <a:gd name="connsiteY2" fmla="*/ 371159 h 371159"/>
                                <a:gd name="connsiteX3" fmla="*/ 0 w 1656678"/>
                                <a:gd name="connsiteY3" fmla="*/ 371159 h 371159"/>
                                <a:gd name="connsiteX4" fmla="*/ 0 w 1656678"/>
                                <a:gd name="connsiteY4" fmla="*/ 0 h 371159"/>
                                <a:gd name="connsiteX0" fmla="*/ 320675 w 1656678"/>
                                <a:gd name="connsiteY0" fmla="*/ 3175 h 371159"/>
                                <a:gd name="connsiteX1" fmla="*/ 1656678 w 1656678"/>
                                <a:gd name="connsiteY1" fmla="*/ 0 h 371159"/>
                                <a:gd name="connsiteX2" fmla="*/ 1656678 w 1656678"/>
                                <a:gd name="connsiteY2" fmla="*/ 371159 h 371159"/>
                                <a:gd name="connsiteX3" fmla="*/ 0 w 1656678"/>
                                <a:gd name="connsiteY3" fmla="*/ 371159 h 371159"/>
                                <a:gd name="connsiteX4" fmla="*/ 320675 w 1656678"/>
                                <a:gd name="connsiteY4" fmla="*/ 3175 h 37115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56678" h="371159">
                                  <a:moveTo>
                                    <a:pt x="320675" y="3175"/>
                                  </a:moveTo>
                                  <a:lnTo>
                                    <a:pt x="1656678" y="0"/>
                                  </a:lnTo>
                                  <a:lnTo>
                                    <a:pt x="1656678" y="371159"/>
                                  </a:lnTo>
                                  <a:lnTo>
                                    <a:pt x="0" y="371159"/>
                                  </a:lnTo>
                                  <a:lnTo>
                                    <a:pt x="320675" y="3175"/>
                                  </a:lnTo>
                                  <a:close/>
                                </a:path>
                              </a:pathLst>
                            </a:custGeom>
                            <a:gradFill>
                              <a:gsLst>
                                <a:gs pos="100000">
                                  <a:srgbClr val="5AB3AD"/>
                                </a:gs>
                                <a:gs pos="26000">
                                  <a:srgbClr val="534FEE"/>
                                </a:gs>
                              </a:gsLst>
                              <a:lin ang="480000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76509111" name="Freeform 1972830972"/>
                          <wps:cNvSpPr/>
                          <wps:spPr>
                            <a:xfrm>
                              <a:off x="838200" y="0"/>
                              <a:ext cx="1720846" cy="337645"/>
                            </a:xfrm>
                            <a:custGeom>
                              <a:avLst/>
                              <a:gdLst>
                                <a:gd name="connsiteX0" fmla="*/ 1114421 w 1114421"/>
                                <a:gd name="connsiteY0" fmla="*/ 0 h 337645"/>
                                <a:gd name="connsiteX1" fmla="*/ 1114421 w 1114421"/>
                                <a:gd name="connsiteY1" fmla="*/ 337645 h 337645"/>
                                <a:gd name="connsiteX2" fmla="*/ 0 w 1114421"/>
                                <a:gd name="connsiteY2" fmla="*/ 337645 h 337645"/>
                                <a:gd name="connsiteX3" fmla="*/ 292534 w 1114421"/>
                                <a:gd name="connsiteY3" fmla="*/ 1953 h 337645"/>
                              </a:gdLst>
                              <a:ahLst/>
                              <a:cxnLst>
                                <a:cxn ang="0">
                                  <a:pos x="connsiteX0" y="connsiteY0"/>
                                </a:cxn>
                                <a:cxn ang="0">
                                  <a:pos x="connsiteX1" y="connsiteY1"/>
                                </a:cxn>
                                <a:cxn ang="0">
                                  <a:pos x="connsiteX2" y="connsiteY2"/>
                                </a:cxn>
                                <a:cxn ang="0">
                                  <a:pos x="connsiteX3" y="connsiteY3"/>
                                </a:cxn>
                              </a:cxnLst>
                              <a:rect l="l" t="t" r="r" b="b"/>
                              <a:pathLst>
                                <a:path w="1114421" h="337645">
                                  <a:moveTo>
                                    <a:pt x="1114421" y="0"/>
                                  </a:moveTo>
                                  <a:lnTo>
                                    <a:pt x="1114421" y="337645"/>
                                  </a:lnTo>
                                  <a:lnTo>
                                    <a:pt x="0" y="337645"/>
                                  </a:lnTo>
                                  <a:lnTo>
                                    <a:pt x="292534" y="1953"/>
                                  </a:lnTo>
                                  <a:close/>
                                </a:path>
                              </a:pathLst>
                            </a:custGeom>
                            <a:solidFill>
                              <a:schemeClr val="tx1">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576509112" name="Rectangle 36"/>
                        <wps:cNvSpPr/>
                        <wps:spPr>
                          <a:xfrm rot="10800000" flipV="1">
                            <a:off x="0" y="677119"/>
                            <a:ext cx="206680" cy="956406"/>
                          </a:xfrm>
                          <a:prstGeom prst="rect">
                            <a:avLst/>
                          </a:prstGeom>
                          <a:gradFill>
                            <a:gsLst>
                              <a:gs pos="100000">
                                <a:srgbClr val="5AB3AD"/>
                              </a:gs>
                              <a:gs pos="26000">
                                <a:srgbClr val="534FEE"/>
                              </a:gs>
                            </a:gsLst>
                            <a:lin ang="4800000" scaled="0"/>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CBA6C3C" w14:textId="77777777" w:rsidR="006F7AF3" w:rsidRPr="00A534CB" w:rsidRDefault="006F7AF3" w:rsidP="00C81DFF">
                              <w:pPr>
                                <w:jc w:val="center"/>
                                <w:rPr>
                                  <w:lang w:val="en-US"/>
                                </w:rPr>
                              </w:pPr>
                            </w:p>
                          </w:txbxContent>
                        </wps:txbx>
                        <wps:bodyPr rtlCol="0" anchor="ctr"/>
                      </wps:wsp>
                    </wpg:wgp>
                  </a:graphicData>
                </a:graphic>
                <wp14:sizeRelV relativeFrom="margin">
                  <wp14:pctHeight>0</wp14:pctHeight>
                </wp14:sizeRelV>
              </wp:anchor>
            </w:drawing>
          </mc:Choice>
          <mc:Fallback>
            <w:pict>
              <v:group w14:anchorId="7F0AEE6E" id="Group 1576509105" o:spid="_x0000_s1046" style="position:absolute;left:0;text-align:left;margin-left:-1.2pt;margin-top:-70.8pt;width:598.4pt;height:166.25pt;z-index:-251658227;mso-position-horizontal-relative:page;mso-height-relative:margin" coordsize="75998,2111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bLyBpwYAAKAfAAAOAAAAZHJzL2Uyb0RvYy54bWzsWVtv2zYUfh+w/0DoccBq3S0ZdYqsbYoB XVe03do9yrJkC5BEjZRjZ79+3yFFmc7NTjp0w5A8OLqcc3j48dz1/MWuqdllIWTF27njPXMdVrQ5 X1btau789unix8Rhss/aZVbztpg7V4V0Xpx9/93zbTcrfL7m9bIQDEJaOdt2c2fd991sMpH5umgy +Yx3RYuXJRdN1uNWrCZLkW0hvaknvuvGky0Xy07wvJAST1/pl86Zkl+WRd7/Wpay6Fk9d6Bbr36F +l3Q7+TseTZbiaxbV/mgRvYILZqsarHoKOpV1mdsI6obopoqF1zysn+W82bCy7LKC7UH7MZzr+3m jeCbTu1lNduuuhEmQHsNp0eLzd9dvhHdx+69ABLbbgUs1B3tZVeKhv5DS7ZTkF2NkBW7nuV4OI3S NE6AbI53vud5wTTSoOZrIH+DL1+/tjiTNN1zJqk6jolZeHKgzraDgcg9BvLrMPi4zrpCQStnwOC9 YNUS9htN48hNPTd2WJs1sNcPsKCsXdUFC2LaF6kB+hEwOZPAzqDFBIeFeW7i0p/DyrrqfscDZRr3 wxhHwR4MNw2nh2Bks07I/k3BG0YXc0dAMSU2u3wre2gG3AwJqSN5XS0vqrpWN+ROxctasMsMjrBY aY3qTfMLX+pnaUQaaznK+4hcST2QVLckr+UkWRPTExyVAUJd9Vd1QXR1+6EogSwMxVfKjpL1olme F22vlZHrbFnox96duiiBJLnE+qPsQcDhJo1sreVAT6yFCgsjs3ufYpp55FAr87YfmZuq5eI2ATV2 Nays6Q1IGhpCqd8tdsrqpsawFnx5BUsUff2S63iVtfmaI1zlvVDiiA9eoO3w27kDgvhj3IHgGqw+ iuMocSGHwkSSBrHaNA5jiAZeGoRwPB0NPD+JAs9YowlDxrpPdIDRRskMSZPxATzlyWi/1miTa0Zb /9wiJFOKNRfCXCzMxWmGPeQgnY5uic1IGdoYVXpkY8xOtUYris+n5rTI9VOUEcosvShOAh1293bp R1EaJFNtl1EYRL4yy2x2LL0Roxsij1BijPwAt8qD/wPZDZ51w51VtKLocndys7zZAOaHOmcc4JV4 U/g5bTuYet61bQO4jc5jJM7kLtRNS2QxerRaDrrlvG1l1RdfsFjZ1KjKfpgwl22ZFyOYYAmE11vI /zgkX7O9ErdQf0HEGYUPgo8vYTO57NgS/mOWsJn0Do6uE1jrnICTTX7iCuHDVjgkPwaTfW6B78bT 6PhBHPB44Di2iH1yT8d9xDfs8zv1RA54rp8IEu/o59lal60ICLt28H1cMRTblEbItzsuqX+wAwGC irmFo+sCC1xEfYQZJ28zm+rsNGZ4o83sP2hlOJrNHDyIGXjazKHNDDih/oAd9QPU5Naqye0dhqpR OAxN7oJ4gGbWE+Tmkm3RlwyRlK3HWE2vG35ZfOKKsKcD0GevFAlwpIMKe6q6talHodDbHJGhMP87 Jdem3EdpVZ1pgYfkcHaIPIHwdn2NsLzmstCWQ5DoxslgQ5Ba+QmDgbGHWskBvZVksExq81STRzhJ sVqM3VV0/lNw/mpAaSXpvWHxY2qybnIE4cXr1xYHOYpZrq4GpwhNVynzrC7QrRp0bS2fSt3yn+rP TDdGLT1sT3b5RYXW+20m+/eZQD2Ch5h84S1atL8ctsUUae7IPzeZKBym6+HUC0OQ6Zo4jKY+bnRd PLzRtfHwpt00qvFDrMJqpge0quZS8OYzBl7ntCpE2e3hcPOyh+PjFUZmeXF+rq4xaoKpv20/drkZ RlAz9Wn3ORPd0E716MTecTMW2ZdmMMU9LVluy883PS8rNXOgilHjNPS337459YCW7gcuRFHQpJB5 6dRPAhe/5FMnV7VJkJheYCjyx+4UB5eYYj4IpnFooqBpTu2o8eCqFmOzMPQ9qnf0Fal9S7V6s7Yd VbmF+rC2PXUJu0LSO6Wi6t517FpVFZ73b8ImP3EFu1ZFwxYF4XGsbB4vjYKDbVCANR3HUyVCBRRl vq8rJoZTV8WEthcy4n2ZMCR9Q2aVB3sak6Rv0u5NEJoaMvNfkyPqUYEw2uqdhNqEFDVZxpB4jbCH FAgHs9Frw81+d3PKmpjJJvawaWhArgaydw88DxZ4Su5Pyf1fT+77zzLfeArtIXE8Zgp9+keZeIqB lRrTWQMtNx6/b6VRHOLTkG4eTOZ/4FjaLtbHGt/0B08tBeWhMY6qrPS//OQzzKpN8XzSJx/lePgM rFCBGdEna/rObN/j2v6wfvY3AAAA//8DAFBLAwQUAAYACAAAACEAAtj1aOEAAAAMAQAADwAAAGRy cy9kb3ducmV2LnhtbEyPT0vDQBDF74LfYRnBW7vZGouJ2ZRS1FMRbAXxtk2mSWh2NmS3SfrtnZ7s af493vtNtppsKwbsfeNIg5pHIJAKVzZUafjev89eQPhgqDStI9RwQQ+r/P4uM2npRvrCYRcqwSbk U6OhDqFLpfRFjdb4ueuQ+HZ0vTWBx76SZW9GNretXETRUlrTECfUpsNNjcVpd7YaPkYzrp/U27A9 HTeX3/3z589WodaPD9P6FUTAKfyL4YrP6JAz08GdqfSi1TBbxKzkqmK1BHFVqCTm3YG7JEpA5pm8 fSL/AwAA//8DAFBLAQItABQABgAIAAAAIQC2gziS/gAAAOEBAAATAAAAAAAAAAAAAAAAAAAAAABb Q29udGVudF9UeXBlc10ueG1sUEsBAi0AFAAGAAgAAAAhADj9If/WAAAAlAEAAAsAAAAAAAAAAAAA AAAALwEAAF9yZWxzLy5yZWxzUEsBAi0AFAAGAAgAAAAhAHtsvIGnBgAAoB8AAA4AAAAAAAAAAAAA AAAALgIAAGRycy9lMm9Eb2MueG1sUEsBAi0AFAAGAAgAAAAhAALY9WjhAAAADAEAAA8AAAAAAAAA AAAAAAAAAQkAAGRycy9kb3ducmV2LnhtbFBLBQYAAAAABAAEAPMAAAAPCgAAAAA= ">
                <v:rect id="Rectangle 36" o:spid="_x0000_s1047" style="position:absolute;width:75653;height:21094;rotation:180;flip:y;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27CoRywAAAOMAAAAPAAAAZHJzL2Rvd25yZXYueG1sRI9Pa8JA EMXvhX6HZQre6q5CUo2uYoVi1VP9g9chOybB7GzIrpr66buFQo8z7837vZnOO1uLG7W+cqxh0Fcg iHNnKi40HPYfryMQPiAbrB2Thm/yMJ89P00xM+7OX3TbhULEEPYZaihDaDIpfV6SRd93DXHUzq61 GOLYFtK0eI/htpZDpVJpseJIKLGhZUn5ZXe1EZIsD6Nmvzlt14/FO22uPAzHlda9l24xARGoC//m v+tPE+snb2mixgOVwu9PcQFy9gMAAP//AwBQSwECLQAUAAYACAAAACEA2+H2y+4AAACFAQAAEwAA AAAAAAAAAAAAAAAAAAAAW0NvbnRlbnRfVHlwZXNdLnhtbFBLAQItABQABgAIAAAAIQBa9CxbvwAA ABUBAAALAAAAAAAAAAAAAAAAAB8BAABfcmVscy8ucmVsc1BLAQItABQABgAIAAAAIQC27CoRywAA AOMAAAAPAAAAAAAAAAAAAAAAAAcCAABkcnMvZG93bnJldi54bWxQSwUGAAAAAAMAAwC3AAAA/wIA AAAA " fillcolor="#f2f2f2 [3052]" stroked="f" strokeweight="1pt">
                  <v:textbox>
                    <w:txbxContent>
                      <w:p w14:paraId="31ADF728" w14:textId="77777777" w:rsidR="006F7AF3" w:rsidRDefault="006F7AF3" w:rsidP="005C744F">
                        <w:pPr>
                          <w:jc w:val="center"/>
                        </w:pPr>
                      </w:p>
                    </w:txbxContent>
                  </v:textbox>
                </v:rect>
                <v:rect id="Rectangle 36" o:spid="_x0000_s1048" style="position:absolute;left:56658;top:2893;width:19340;height:1285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7dTL1zAAAAOMAAAAPAAAAZHJzL2Rvd25yZXYueG1sRI9BT8Mw DIXvSPyHyEjcWFLExijLpgkBoqdpZUIcrca0FY1TNVlX9uvxAYmj/Z7f+7zaTL5TIw2xDWwhmxlQ xFVwLdcWDu8vN0tQMSE77AKThR+KsFlfXqwwd+HEexrLVCsJ4ZijhSalPtc6Vg15jLPQE4v2FQaP Scah1m7Ak4T7Tt8as9AeW5aGBnt6aqj6Lo/ewvn1o7grPksOy6w4PB+3Y3ne76y9vpq2j6ASTenf /Hf95gR/fr+Ym4fMCLT8JAvQ618AAAD//wMAUEsBAi0AFAAGAAgAAAAhANvh9svuAAAAhQEAABMA AAAAAAAAAAAAAAAAAAAAAFtDb250ZW50X1R5cGVzXS54bWxQSwECLQAUAAYACAAAACEAWvQsW78A AAAVAQAACwAAAAAAAAAAAAAAAAAfAQAAX3JlbHMvLnJlbHNQSwECLQAUAAYACAAAACEAO3Uy9cwA AADjAAAADwAAAAAAAAAAAAAAAAAHAgAAZHJzL2Rvd25yZXYueG1sUEsFBgAAAAADAAMAtwAAAAAD AAAAAA== " filled="f" stroked="f" strokeweight="1pt">
                  <v:textbox inset="0,0,0,0">
                    <w:txbxContent>
                      <w:p w14:paraId="73D93901" w14:textId="77777777" w:rsidR="006F7AF3" w:rsidRPr="00C102F1" w:rsidRDefault="006F7AF3" w:rsidP="00C81DFF">
                        <w:pPr>
                          <w:jc w:val="center"/>
                          <w:rPr>
                            <w:rFonts w:ascii="Arial" w:hAnsi="Arial" w:cs="Arial"/>
                            <w:b/>
                            <w:bCs/>
                            <w:color w:val="000000" w:themeColor="text1"/>
                            <w:sz w:val="144"/>
                            <w:szCs w:val="180"/>
                            <w:lang w:val="en-US"/>
                            <w14:textFill>
                              <w14:gradFill>
                                <w14:gsLst>
                                  <w14:gs w14:pos="100000">
                                    <w14:srgbClr w14:val="5AB3AD"/>
                                  </w14:gs>
                                  <w14:gs w14:pos="26000">
                                    <w14:srgbClr w14:val="534FEE"/>
                                  </w14:gs>
                                </w14:gsLst>
                                <w14:lin w14:ang="4800000" w14:scaled="0"/>
                              </w14:gradFill>
                            </w14:textFill>
                          </w:rPr>
                        </w:pPr>
                        <w:r>
                          <w:rPr>
                            <w:rFonts w:ascii="Arial" w:hAnsi="Arial" w:cs="Arial"/>
                            <w:b/>
                            <w:bCs/>
                            <w:color w:val="000000" w:themeColor="text1"/>
                            <w:sz w:val="144"/>
                            <w:szCs w:val="180"/>
                            <w:lang w:val="en-US"/>
                            <w14:textFill>
                              <w14:gradFill>
                                <w14:gsLst>
                                  <w14:gs w14:pos="100000">
                                    <w14:srgbClr w14:val="5AB3AD"/>
                                  </w14:gs>
                                  <w14:gs w14:pos="26000">
                                    <w14:srgbClr w14:val="534FEE"/>
                                  </w14:gs>
                                </w14:gsLst>
                                <w14:lin w14:ang="4800000" w14:scaled="0"/>
                              </w14:gradFill>
                            </w14:textFill>
                          </w:rPr>
                          <w:t>01</w:t>
                        </w:r>
                      </w:p>
                    </w:txbxContent>
                  </v:textbox>
                </v:rect>
                <v:group id="Group 1576509109" o:spid="_x0000_s1049" style="position:absolute;left:50292;top:15683;width:25593;height:5435" coordsize="25590,523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ySqRgyAAAAOMAAAAPAAAAZHJzL2Rvd25yZXYueG1sRE9fa8Iw EH8f7DuEG/imSSd1szOKyBw+yGA6GHs7mrMtNpfSxLZ++0UQ9ni//7dYDbYWHbW+cqwhmSgQxLkz FRcavo/b8SsIH5AN1o5Jw5U8rJaPDwvMjOv5i7pDKEQMYZ+hhjKEJpPS5yVZ9BPXEEfu5FqLIZ5t IU2LfQy3tXxWaiYtVhwbSmxoU1J+Plysho8e+/U0ee/259Pm+ntMP3/2CWk9ehrWbyACDeFffHfv TJyfvsxSNU/UHG4/RQDk8g8AAP//AwBQSwECLQAUAAYACAAAACEA2+H2y+4AAACFAQAAEwAAAAAA AAAAAAAAAAAAAAAAW0NvbnRlbnRfVHlwZXNdLnhtbFBLAQItABQABgAIAAAAIQBa9CxbvwAAABUB AAALAAAAAAAAAAAAAAAAAB8BAABfcmVscy8ucmVsc1BLAQItABQABgAIAAAAIQDySqRgyAAAAOMA AAAPAAAAAAAAAAAAAAAAAAcCAABkcnMvZG93bnJldi54bWxQSwUGAAAAAAMAAwC3AAAA/AIAAAAA ">
                  <v:shape id="Rectangle 1" o:spid="_x0000_s1050" style="position:absolute;top:1524;width:25581;height:3711;visibility:visible;mso-wrap-style:square;v-text-anchor:middle" coordsize="1656678,37115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GTXYJzQAAAOMAAAAPAAAAZHJzL2Rvd25yZXYueG1sRI9PT8JA EMXvJn6HzZhwMbKthn+VhSgJiTcQkYTb2B3bane26S5Qvj1zIOE4M2/ee7/pvHO1OlIbKs8G0n4C ijj3tuLCwPZr+TQGFSKyxdozGThTgPns/m6KmfUn/qTjJhZKTDhkaKCMscm0DnlJDkPfN8Ry+/Wt wyhjW2jb4knMXa2fk2SoHVYsCSU2tCgp/98cnIF3mvyNnc+368XLan/efY9s8fhjTO+he3sFFamL N/H1+8NK/cFoOEgmaSoUwiQL0LMLAAAA//8DAFBLAQItABQABgAIAAAAIQDb4fbL7gAAAIUBAAAT AAAAAAAAAAAAAAAAAAAAAABbQ29udGVudF9UeXBlc10ueG1sUEsBAi0AFAAGAAgAAAAhAFr0LFu/ AAAAFQEAAAsAAAAAAAAAAAAAAAAAHwEAAF9yZWxzLy5yZWxzUEsBAi0AFAAGAAgAAAAhAEZNdgnN AAAA4wAAAA8AAAAAAAAAAAAAAAAABwIAAGRycy9kb3ducmV2LnhtbFBLBQYAAAAAAwADALcAAAAB AwAAAAA= " path="m320675,3175l1656678,r,371159l,371159,320675,3175xe" fillcolor="#534fee" stroked="f" strokeweight="1pt">
                    <v:fill color2="#5ab3ad" angle="10" colors="0 #534fee;17039f #534fee" focus="100%" type="gradient">
                      <o:fill v:ext="view" type="gradientUnscaled"/>
                    </v:fill>
                    <v:stroke joinstyle="miter"/>
                    <v:path arrowok="t" o:connecttype="custom" o:connectlocs="495174,3175;2558178,0;2558178,371159;0,371159;495174,3175" o:connectangles="0,0,0,0,0"/>
                  </v:shape>
                  <v:shape id="Freeform 1972830972" o:spid="_x0000_s1051" style="position:absolute;left:8382;width:17208;height:3376;visibility:visible;mso-wrap-style:square;v-text-anchor:middle" coordsize="1114421,3376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18qBxgAAAOMAAAAPAAAAZHJzL2Rvd25yZXYueG1sRE/NSsNA EL4LvsMygje7idAaY7dFBCHgpTYePI7ZMYnuzobdaZu+vSsIHuf7n/V29k4dKaYxsIFyUYAi7oId uTfw1j7fVKCSIFt0gcnAmRJsN5cXa6xtOPErHffSqxzCqUYDg8hUa526gTymRZiIM/cZokfJZ+y1 jXjK4d7p26JYaY8j54YBJ3oaqPveH7wBaQ4Vty+txF0TXXV2/fvH186Y66v58QGU0Cz/4j93Y/P8 5d1qWdyXZQm/P2UA9OYHAAD//wMAUEsBAi0AFAAGAAgAAAAhANvh9svuAAAAhQEAABMAAAAAAAAA AAAAAAAAAAAAAFtDb250ZW50X1R5cGVzXS54bWxQSwECLQAUAAYACAAAACEAWvQsW78AAAAVAQAA CwAAAAAAAAAAAAAAAAAfAQAAX3JlbHMvLnJlbHNQSwECLQAUAAYACAAAACEAcdfKgcYAAADjAAAA DwAAAAAAAAAAAAAAAAAHAgAAZHJzL2Rvd25yZXYueG1sUEsFBgAAAAADAAMAtwAAAPoCAAAAAA== " path="m1114421,r,337645l,337645,292534,1953,1114421,xe" fillcolor="#272727 [2749]" stroked="f" strokeweight="1pt">
                    <v:stroke joinstyle="miter"/>
                    <v:path arrowok="t" o:connecttype="custom" o:connectlocs="1720846,0;1720846,337645;0,337645;451720,1953" o:connectangles="0,0,0,0"/>
                  </v:shape>
                </v:group>
                <v:rect id="Rectangle 36" o:spid="_x0000_s1052" style="position:absolute;top:6771;width:2066;height:9564;rotation:180;flip:y;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iazzzgAAAOMAAAAPAAAAZHJzL2Rvd25yZXYueG1sRI9Ba8JA EIXvQv/DMkJvukkgVqOrtIKQHlpaFcTbmB2T0OxszG417a/vFgo9zrw373uzWPWmEVfqXG1ZQTyO QBAXVtdcKtjvNqMpCOeRNTaWScEXOVgt7wYLzLS98Ttdt74UIYRdhgoq79tMSldUZNCNbUsctLPt DPowdqXUHd5CuGlkEkUTabDmQKiwpXVFxcf20wTuIX/JX83leEqevqeH9Hx8c5dnpe6H/eMchKfe /5v/rnMd6qcPkzSaxXECvz+FBcjlDwAAAP//AwBQSwECLQAUAAYACAAAACEA2+H2y+4AAACFAQAA EwAAAAAAAAAAAAAAAAAAAAAAW0NvbnRlbnRfVHlwZXNdLnhtbFBLAQItABQABgAIAAAAIQBa9Cxb vwAAABUBAAALAAAAAAAAAAAAAAAAAB8BAABfcmVscy8ucmVsc1BLAQItABQABgAIAAAAIQCSiazz zgAAAOMAAAAPAAAAAAAAAAAAAAAAAAcCAABkcnMvZG93bnJldi54bWxQSwUGAAAAAAMAAwC3AAAA AgMAAAAA " fillcolor="#534fee" stroked="f" strokeweight="1pt">
                  <v:fill color2="#5ab3ad" angle="10" colors="0 #534fee;17039f #534fee" focus="100%" type="gradient">
                    <o:fill v:ext="view" type="gradientUnscaled"/>
                  </v:fill>
                  <v:textbox>
                    <w:txbxContent>
                      <w:p w14:paraId="3CBA6C3C" w14:textId="77777777" w:rsidR="006F7AF3" w:rsidRPr="00A534CB" w:rsidRDefault="006F7AF3" w:rsidP="00C81DFF">
                        <w:pPr>
                          <w:jc w:val="center"/>
                          <w:rPr>
                            <w:lang w:val="en-US"/>
                          </w:rPr>
                        </w:pPr>
                      </w:p>
                    </w:txbxContent>
                  </v:textbox>
                </v:rect>
                <w10:wrap anchorx="page"/>
              </v:group>
            </w:pict>
          </mc:Fallback>
        </mc:AlternateContent>
      </w:r>
      <w:r>
        <w:rPr>
          <w:rFonts w:cs="Arial"/>
        </w:rPr>
        <w:t>Overview</w:t>
      </w:r>
      <w:bookmarkEnd w:id="6"/>
      <w:r>
        <w:rPr>
          <w:rFonts w:cs="Arial"/>
        </w:rPr>
        <w:t xml:space="preserve"> </w:t>
      </w:r>
    </w:p>
    <w:p w14:paraId="2908B0E0" w14:textId="77777777" w:rsidR="006F7AF3" w:rsidRPr="00C27956" w:rsidRDefault="006F7AF3" w:rsidP="006F7AF3">
      <w:pPr>
        <w:rPr>
          <w:rFonts w:ascii="Arial" w:hAnsi="Arial" w:cs="Arial"/>
        </w:rPr>
      </w:pPr>
    </w:p>
    <w:p w14:paraId="4D763CCB" w14:textId="77777777" w:rsidR="006F7AF3" w:rsidRPr="00C27956" w:rsidRDefault="006F7AF3" w:rsidP="006F7AF3">
      <w:pPr>
        <w:rPr>
          <w:rFonts w:ascii="Arial" w:hAnsi="Arial" w:cs="Arial"/>
        </w:rPr>
      </w:pPr>
    </w:p>
    <w:p w14:paraId="4C071328" w14:textId="77777777" w:rsidR="006F7AF3" w:rsidRPr="00C27956" w:rsidRDefault="006F7AF3" w:rsidP="006F7AF3">
      <w:pPr>
        <w:rPr>
          <w:rFonts w:ascii="Arial" w:hAnsi="Arial" w:cs="Arial"/>
        </w:rPr>
      </w:pPr>
    </w:p>
    <w:p w14:paraId="4676D673" w14:textId="77777777" w:rsidR="000721B2" w:rsidRPr="00C27956" w:rsidRDefault="000721B2" w:rsidP="000721B2">
      <w:pPr>
        <w:pStyle w:val="Heading2"/>
        <w:rPr>
          <w:rFonts w:cs="Arial"/>
        </w:rPr>
      </w:pPr>
      <w:bookmarkStart w:id="7" w:name="_Toc220686891"/>
      <w:r>
        <w:rPr>
          <w:rFonts w:cs="Arial"/>
        </w:rPr>
        <w:t>Introduction</w:t>
      </w:r>
      <w:bookmarkEnd w:id="7"/>
    </w:p>
    <w:p w14:paraId="580DC95A" w14:textId="77777777" w:rsidR="000721B2" w:rsidRPr="00C27956" w:rsidRDefault="000721B2" w:rsidP="000721B2">
      <w:pPr>
        <w:pStyle w:val="BodyText-Heading2"/>
      </w:pPr>
      <w:r>
        <w:t>Shelby Church Management and Financials are seamlessly integrated to deliver a secure, scalable, and user-friendly solution tailored for churches, non-profits, and denominations of all sizes. With comprehensive features including general ledger, payroll processing, accounts receivable, accounts payable, and robust fund accounting, the platform ensures full financial transparency and control.</w:t>
      </w:r>
    </w:p>
    <w:p w14:paraId="23F257CA" w14:textId="77777777" w:rsidR="000721B2" w:rsidRPr="00C27956" w:rsidRDefault="000721B2" w:rsidP="000721B2">
      <w:pPr>
        <w:pStyle w:val="Heading2"/>
        <w:rPr>
          <w:rFonts w:cs="Arial"/>
        </w:rPr>
      </w:pPr>
      <w:bookmarkStart w:id="8" w:name="_Toc220520662"/>
      <w:bookmarkStart w:id="9" w:name="_Toc220686892"/>
      <w:r>
        <w:rPr>
          <w:rFonts w:cs="Arial"/>
        </w:rPr>
        <w:t>Background</w:t>
      </w:r>
      <w:bookmarkEnd w:id="8"/>
      <w:bookmarkEnd w:id="9"/>
    </w:p>
    <w:p w14:paraId="231EAEE9" w14:textId="77777777" w:rsidR="000721B2" w:rsidRPr="00C27956" w:rsidRDefault="000721B2" w:rsidP="000721B2">
      <w:pPr>
        <w:pStyle w:val="BodyText-Heading2"/>
      </w:pPr>
      <w:r>
        <w:t>Shelby Financials is a legacy financial management system serving thousands of churches and ministries, built on ASP.NET Web Forms (.NET Framework 4.7.1). To meet growing demands for scalability, cloud deployment, and modern features, the platform is being modernized to a cloud-native architecture using .NET 10 and React 19. This transformation preserves all existing functionality while enabling nine strategic enhancements such as real-time reporting, and AI-driven insights, ensuring the system remains secure, scalable, and future-ready for the faith-based community.</w:t>
      </w:r>
    </w:p>
    <w:p w14:paraId="6B28E1E8" w14:textId="77777777" w:rsidR="000721B2" w:rsidRPr="00C27956" w:rsidRDefault="000721B2" w:rsidP="000721B2">
      <w:pPr>
        <w:pStyle w:val="Heading2"/>
        <w:rPr>
          <w:rFonts w:cs="Arial"/>
        </w:rPr>
      </w:pPr>
      <w:bookmarkStart w:id="10" w:name="_Toc220520663"/>
      <w:bookmarkStart w:id="11" w:name="_Toc220686893"/>
      <w:r>
        <w:rPr>
          <w:rFonts w:cs="Arial"/>
        </w:rPr>
        <w:t>Purpose</w:t>
      </w:r>
      <w:bookmarkEnd w:id="10"/>
      <w:bookmarkEnd w:id="11"/>
    </w:p>
    <w:p w14:paraId="1A6F6324" w14:textId="77777777" w:rsidR="000721B2" w:rsidRPr="00C27956" w:rsidRDefault="000721B2" w:rsidP="000721B2">
      <w:pPr>
        <w:pStyle w:val="BodyText-Heading2"/>
      </w:pPr>
      <w:r>
        <w:t>The purpose of this initiative is to build a scalable, maintainable, and cloud-ready platform built on .NET 10 microservices and a React-based Single-Page Application (SPA). This transformation is essential to address long-standing technical debt, improve system reliability, and enable faster delivery of new features in alignment with business growth objectives.</w:t>
      </w:r>
    </w:p>
    <w:p w14:paraId="3E3B183F" w14:textId="77777777" w:rsidR="000721B2" w:rsidRPr="00C27956" w:rsidRDefault="000721B2" w:rsidP="000721B2">
      <w:pPr>
        <w:pStyle w:val="BodyText-Heading2"/>
      </w:pPr>
      <w:r>
        <w:t>The modernized platform will support business agility by allowing independent development, testing, and deployment of core financial modules (e.g., accounting, reporting, user management, and transaction processing). It will also enhance security, scalability, and observability through standardized APIs, containerization, secure authentication and integration with enterprise-grade monitoring and logging tools.</w:t>
      </w:r>
      <w:bookmarkStart w:id="12" w:name="_Toc216455990"/>
      <w:bookmarkStart w:id="13" w:name="_Toc216456657"/>
      <w:bookmarkStart w:id="14" w:name="_Toc216970412"/>
      <w:bookmarkStart w:id="15" w:name="_Toc216975861"/>
      <w:bookmarkStart w:id="16" w:name="_Toc220509101"/>
      <w:bookmarkEnd w:id="12"/>
      <w:bookmarkEnd w:id="13"/>
      <w:bookmarkEnd w:id="14"/>
      <w:bookmarkEnd w:id="15"/>
      <w:bookmarkEnd w:id="16"/>
    </w:p>
    <w:p w14:paraId="7C1DFD41" w14:textId="77777777" w:rsidR="000721B2" w:rsidRPr="00C27956" w:rsidRDefault="00CD5E4C" w:rsidP="005746E3">
      <w:pPr>
        <w:pStyle w:val="Heading3"/>
        <w:numPr>
          <w:ilvl w:val="0"/>
          <w:numId w:val="0"/>
        </w:numPr>
        <w:ind w:left="720" w:hanging="720"/>
      </w:pPr>
      <w:bookmarkStart w:id="17" w:name="_Toc220686894"/>
      <w:r>
        <w:t>Modernized Dashboards</w:t>
      </w:r>
      <w:bookmarkEnd w:id="17"/>
    </w:p>
    <w:p w14:paraId="258994AF" w14:textId="77777777" w:rsidR="00D03A16" w:rsidRDefault="000721B2" w:rsidP="000721B2">
      <w:pPr>
        <w:pStyle w:val="BodyText-Heading2"/>
      </w:pPr>
      <w:r>
        <w:t xml:space="preserve">This document provides comprehensive analysis for Phase 2 Shelby Financials modernization initiative. </w:t>
      </w:r>
    </w:p>
    <w:p w14:paraId="2A19D0F9" w14:textId="77777777" w:rsidR="00D03A16" w:rsidRDefault="000721B2" w:rsidP="00D03A16">
      <w:pPr>
        <w:pStyle w:val="BodyText-Heading2"/>
        <w:numPr>
          <w:ilvl w:val="0"/>
          <w:numId w:val="142"/>
        </w:numPr>
      </w:pPr>
      <w:r>
        <w:lastRenderedPageBreak/>
        <w:t xml:space="preserve">Phase 2 delivers interactive, real-time financial dashboards with advanced visualization, building upon the Phase 1 reporting foundation. </w:t>
      </w:r>
    </w:p>
    <w:p w14:paraId="3B729A4D" w14:textId="77777777" w:rsidR="000721B2" w:rsidRPr="00C27956" w:rsidRDefault="000721B2" w:rsidP="00D03A16">
      <w:pPr>
        <w:pStyle w:val="BodyText-Heading2"/>
        <w:numPr>
          <w:ilvl w:val="0"/>
          <w:numId w:val="142"/>
        </w:numPr>
      </w:pPr>
      <w:r>
        <w:t>Together these phases transform how churches handle financial data visualization and expense documentation processing.</w:t>
      </w:r>
    </w:p>
    <w:p w14:paraId="36965E81" w14:textId="77777777" w:rsidR="000721B2" w:rsidRPr="00C27956" w:rsidRDefault="00CD5E4C" w:rsidP="000721B2">
      <w:pPr>
        <w:pStyle w:val="Heading2"/>
        <w:rPr>
          <w:rFonts w:cs="Arial"/>
        </w:rPr>
      </w:pPr>
      <w:bookmarkStart w:id="18" w:name="_Toc220520667"/>
      <w:bookmarkStart w:id="19" w:name="_Toc220686895"/>
      <w:r>
        <w:rPr>
          <w:rFonts w:cs="Arial"/>
        </w:rPr>
        <w:t>Phase 2: Scope of Work</w:t>
      </w:r>
      <w:bookmarkEnd w:id="18"/>
      <w:bookmarkEnd w:id="19"/>
    </w:p>
    <w:p w14:paraId="41B44F3C" w14:textId="77777777" w:rsidR="000721B2" w:rsidRPr="00C27956" w:rsidRDefault="000721B2" w:rsidP="005746E3">
      <w:pPr>
        <w:pStyle w:val="Heading3"/>
        <w:numPr>
          <w:ilvl w:val="0"/>
          <w:numId w:val="0"/>
        </w:numPr>
        <w:ind w:left="720" w:hanging="720"/>
        <w:rPr>
          <w:rFonts w:cs="Arial"/>
        </w:rPr>
      </w:pPr>
      <w:bookmarkStart w:id="20" w:name="_Toc220520668"/>
      <w:bookmarkStart w:id="21" w:name="_Toc220686896"/>
      <w:r>
        <w:rPr>
          <w:rFonts w:cs="Arial"/>
        </w:rPr>
        <w:t>New Features in Scope</w:t>
      </w:r>
      <w:bookmarkEnd w:id="20"/>
      <w:bookmarkEnd w:id="21"/>
    </w:p>
    <w:p w14:paraId="3D507881" w14:textId="77777777" w:rsidR="000721B2" w:rsidRPr="00C27956" w:rsidRDefault="000721B2" w:rsidP="000721B2">
      <w:pPr>
        <w:pStyle w:val="BodyText-Heading2"/>
      </w:pPr>
      <w:r>
        <w:t>The following new module will be built and integrated</w:t>
      </w:r>
    </w:p>
    <w:p w14:paraId="532BC02F" w14:textId="77777777" w:rsidR="000721B2" w:rsidRPr="00C27956" w:rsidRDefault="000721B2" w:rsidP="000721B2">
      <w:pPr>
        <w:pStyle w:val="Heading23-List1"/>
      </w:pPr>
      <w:r>
        <w:t>Modernized Dashboards</w:t>
      </w:r>
    </w:p>
    <w:bookmarkStart w:id="22" w:name="_Toc220520669"/>
    <w:p w14:paraId="5078A450" w14:textId="77777777" w:rsidR="000721B2" w:rsidRPr="00C27956" w:rsidRDefault="000721B2" w:rsidP="005746E3">
      <w:pPr>
        <w:pStyle w:val="Heading3"/>
        <w:numPr>
          <w:ilvl w:val="0"/>
          <w:numId w:val="0"/>
        </w:numPr>
        <w:ind w:left="720" w:hanging="720"/>
        <w:rPr>
          <w:del w:id="23" w:author="Feargal Phelan" w:date="2026-05-12T10:37:00Z" w16du:dateUtc="2026-05-12T10:37:17Z"/>
          <w:rFonts w:cs="Arial"/>
        </w:rPr>
      </w:pPr>
      <w:r>
        <w:rPr>
          <w:rFonts w:cs="Arial"/>
          <w:b w:val="0"/>
        </w:rPr>
        <w:fldChar w:fldCharType="begin"/>
      </w:r>
      <w:r>
        <w:rPr>
          <w:rFonts w:cs="Arial"/>
        </w:rPr>
        <w:instrText>HYPERLINK "file:///C:\\Users\\kranthi.koninti\\Downloads\\Modernized%20Dashboards%20&amp;%20Receipt%20Upload%20Analysis.html" \l "21-must-have-features-core-delivery"</w:instrText>
      </w:r>
      <w:r>
        <w:rPr>
          <w:rFonts w:cs="Arial"/>
          <w:b w:val="0"/>
        </w:rPr>
        <w:fldChar w:fldCharType="separate"/>
      </w:r>
      <w:bookmarkStart w:id="24" w:name="_Toc220686897"/>
      <w:r>
        <w:rPr>
          <w:rFonts w:cs="Arial"/>
        </w:rPr>
        <w:t>Must-Have Features (Core Delivery)</w:t>
      </w:r>
      <w:bookmarkEnd w:id="22"/>
      <w:bookmarkEnd w:id="24"/>
      <w:r>
        <w:rPr>
          <w:rFonts w:cs="Arial"/>
          <w:b w:val="0"/>
        </w:rPr>
        <w:fldChar w:fldCharType="end"/>
      </w:r>
    </w:p>
    <w:p w14:paraId="4E4A9D5F" w14:textId="3DEEFB86" w:rsidR="2B2782B7" w:rsidRDefault="2B2782B7" w:rsidP="2B2782B7">
      <w:pPr>
        <w:pStyle w:val="Heading23-List1"/>
        <w:numPr>
          <w:ilvl w:val="0"/>
          <w:numId w:val="0"/>
        </w:numPr>
      </w:pPr>
    </w:p>
    <w:p w14:paraId="00C07DEC" w14:textId="5884DD2D" w:rsidR="364D3B74" w:rsidRDefault="364D3B74" w:rsidP="2B2782B7">
      <w:pPr>
        <w:pStyle w:val="Heading23-List1"/>
        <w:rPr>
          <w:rFonts w:eastAsia="Aptos"/>
        </w:rPr>
      </w:pPr>
      <w:r>
        <w:rPr>
          <w:rFonts w:eastAsia="Aptos"/>
          <w:b/>
          <w:bCs/>
        </w:rPr>
        <w:t>Executive Financial Dashboard:</w:t>
      </w:r>
      <w:r>
        <w:rPr>
          <w:rFonts w:eastAsia="Aptos"/>
        </w:rPr>
        <w:t xml:space="preserve"> Real-time overview of income, expenses, net income, cash position, and cash runway across all funds the user has access to in Shelby, with prior year variance shown on every figure.</w:t>
      </w:r>
    </w:p>
    <w:p w14:paraId="203B868D" w14:textId="2140ADE1" w:rsidR="364D3B74" w:rsidRDefault="364D3B74">
      <w:pPr>
        <w:pStyle w:val="Heading23-List1"/>
        <w:rPr>
          <w:rFonts w:eastAsia="Aptos"/>
        </w:rPr>
        <w:pPrChange w:id="25" w:author="Feargal Phelan" w:date="2026-05-12T10:36:00Z">
          <w:pPr/>
        </w:pPrChange>
      </w:pPr>
      <w:r>
        <w:rPr>
          <w:rFonts w:eastAsia="Aptos"/>
          <w:b/>
          <w:bCs/>
        </w:rPr>
        <w:t>Fund-Aware Dashboards:</w:t>
      </w:r>
      <w:r>
        <w:rPr>
          <w:rFonts w:eastAsia="Aptos"/>
        </w:rPr>
        <w:t xml:space="preserve"> Dedicated views for fund balances, restricted fund compliance, and campaign and designated giving tracking, grouped by restriction type and scoped to the user's existing Shelby module permissions.</w:t>
      </w:r>
    </w:p>
    <w:p w14:paraId="27C04F25" w14:textId="2E006DE1" w:rsidR="364D3B74" w:rsidRDefault="364D3B74">
      <w:pPr>
        <w:pStyle w:val="Heading23-List1"/>
        <w:rPr>
          <w:rFonts w:eastAsia="Aptos"/>
        </w:rPr>
        <w:pPrChange w:id="26" w:author="Feargal Phelan" w:date="2026-05-12T10:36:00Z">
          <w:pPr/>
        </w:pPrChange>
      </w:pPr>
      <w:r>
        <w:rPr>
          <w:rFonts w:eastAsia="Aptos"/>
          <w:b/>
          <w:bCs/>
        </w:rPr>
        <w:t>Interactive Charts and Graphs:</w:t>
      </w:r>
      <w:r>
        <w:rPr>
          <w:rFonts w:eastAsia="Aptos"/>
        </w:rPr>
        <w:t xml:space="preserve"> Dynamic visualisations including KPI cards, bar charts, donut charts, area charts, and aging tables, each following a consistent click-to-drill-down pattern into the relevant existing Shelby module view.</w:t>
      </w:r>
    </w:p>
    <w:p w14:paraId="0AEC86E6" w14:textId="290C7CED" w:rsidR="364D3B74" w:rsidRDefault="364D3B74">
      <w:pPr>
        <w:pStyle w:val="Heading23-List1"/>
        <w:rPr>
          <w:rFonts w:eastAsia="Aptos"/>
        </w:rPr>
        <w:pPrChange w:id="27" w:author="Feargal Phelan" w:date="2026-05-12T10:36:00Z">
          <w:pPr/>
        </w:pPrChange>
      </w:pPr>
      <w:r>
        <w:rPr>
          <w:rFonts w:eastAsia="Aptos"/>
          <w:b/>
          <w:bCs/>
        </w:rPr>
        <w:t>Real-Time Data Updates:</w:t>
      </w:r>
      <w:r>
        <w:rPr>
          <w:rFonts w:eastAsia="Aptos"/>
        </w:rPr>
        <w:t xml:space="preserve"> Live data refresh using SignalR with less than 1 second update latency. Falls back to 60-second polling with a visible banner if the connection drops.</w:t>
      </w:r>
    </w:p>
    <w:p w14:paraId="2212A34C" w14:textId="5895D6D2" w:rsidR="364D3B74" w:rsidRDefault="364D3B74">
      <w:pPr>
        <w:pStyle w:val="Heading23-List1"/>
        <w:rPr>
          <w:rFonts w:eastAsia="Aptos"/>
        </w:rPr>
        <w:pPrChange w:id="28" w:author="Feargal Phelan" w:date="2026-05-12T10:36:00Z">
          <w:pPr/>
        </w:pPrChange>
      </w:pPr>
      <w:r>
        <w:rPr>
          <w:rFonts w:eastAsia="Aptos"/>
          <w:b/>
          <w:bCs/>
        </w:rPr>
        <w:t>Export Functionality:</w:t>
      </w:r>
      <w:r>
        <w:rPr>
          <w:rFonts w:eastAsia="Aptos"/>
        </w:rPr>
        <w:t xml:space="preserve"> Export charts as images (PNG, JPEG) and underlying data as formatted spreadsheets, including active filter state, organisation name, and timestamp on every export.</w:t>
      </w:r>
    </w:p>
    <w:p w14:paraId="31D09038" w14:textId="0AAB8D21" w:rsidR="364D3B74" w:rsidRDefault="364D3B74">
      <w:pPr>
        <w:pStyle w:val="Heading23-List1"/>
        <w:rPr>
          <w:rFonts w:eastAsia="Aptos"/>
        </w:rPr>
        <w:pPrChange w:id="29" w:author="Feargal Phelan" w:date="2026-05-12T10:36:00Z">
          <w:pPr/>
        </w:pPrChange>
      </w:pPr>
      <w:r>
        <w:rPr>
          <w:rFonts w:eastAsia="Aptos"/>
          <w:b/>
          <w:bCs/>
        </w:rPr>
        <w:t>Advanced Filtering:</w:t>
      </w:r>
      <w:r>
        <w:rPr>
          <w:rFonts w:eastAsia="Aptos"/>
        </w:rPr>
        <w:t xml:space="preserve"> Persistent filter panel supporting date range, fund, and department selection, scoped to the user's accessible funds and departments in Shelby. Filter state is saved per user across sessions.</w:t>
      </w:r>
    </w:p>
    <w:p w14:paraId="4E693EF0" w14:textId="19F2250E" w:rsidR="364D3B74" w:rsidRDefault="364D3B74">
      <w:pPr>
        <w:pStyle w:val="Heading23-List1"/>
        <w:rPr>
          <w:rFonts w:eastAsia="Aptos"/>
        </w:rPr>
        <w:pPrChange w:id="30" w:author="Feargal Phelan" w:date="2026-05-12T10:36:00Z">
          <w:pPr/>
        </w:pPrChange>
      </w:pPr>
      <w:r>
        <w:rPr>
          <w:rFonts w:eastAsia="Aptos"/>
          <w:b/>
          <w:bCs/>
        </w:rPr>
        <w:t>Giving</w:t>
      </w:r>
      <w:ins w:id="31" w:author="Feargal Phelan" w:date="2026-05-29T10:45:00Z" w16du:dateUtc="2026-05-29T09:45:00Z">
        <w:r>
          <w:rPr>
            <w:rFonts w:eastAsia="Aptos"/>
            <w:b/>
            <w:bCs/>
          </w:rPr>
          <w:t>, Donors &amp; Gifts</w:t>
        </w:r>
      </w:ins>
      <w:r>
        <w:rPr>
          <w:rFonts w:eastAsia="Aptos"/>
          <w:b/>
          <w:bCs/>
        </w:rPr>
        <w:t xml:space="preserve"> Trend with Prior Year Comparison:</w:t>
      </w:r>
      <w:r>
        <w:rPr>
          <w:rFonts w:eastAsia="Aptos"/>
        </w:rPr>
        <w:t xml:space="preserve"> 12-month giving area chart drawn from Shelby's Donors and Gifts module, with a prior year overlay and automatic flagging of months tracking below the 12-</w:t>
        <w:lastRenderedPageBreak/>
        <w:t>month average. Visible to users with Donors and Gifts module access only.</w:t>
      </w:r>
    </w:p>
    <w:p w14:paraId="6052F834" w14:textId="752C81D3" w:rsidR="364D3B74" w:rsidRDefault="364D3B74">
      <w:pPr>
        <w:pStyle w:val="Heading23-List1"/>
        <w:rPr>
          <w:rFonts w:eastAsia="Aptos"/>
        </w:rPr>
        <w:pPrChange w:id="33" w:author="Feargal Phelan" w:date="2026-05-12T10:36:00Z">
          <w:pPr/>
        </w:pPrChange>
      </w:pPr>
      <w:r>
        <w:rPr>
          <w:rFonts w:eastAsia="Aptos"/>
          <w:b/>
          <w:bCs/>
        </w:rPr>
        <w:t>Actionable Alerts Panel:</w:t>
      </w:r>
      <w:r>
        <w:rPr>
          <w:rFonts w:eastAsia="Aptos"/>
        </w:rPr>
        <w:t xml:space="preserve"> Configurable alerts for budget overruns, unreconciled bank accounts, overdue payables, restricted fund compliance breaches, and stale approval queue items, each with a direct link to the relevant Shelby module. Scoped to the user's module access with no additional setup required.</w:t>
      </w:r>
    </w:p>
    <w:p w14:paraId="4F9DC7F6" w14:textId="7E73AC40" w:rsidR="364D3B74" w:rsidRDefault="364D3B74">
      <w:pPr>
        <w:pStyle w:val="Heading23-List1"/>
        <w:rPr>
          <w:rFonts w:eastAsia="Aptos"/>
        </w:rPr>
        <w:pPrChange w:id="34" w:author="Feargal Phelan" w:date="2026-05-12T10:36:00Z">
          <w:pPr/>
        </w:pPrChange>
      </w:pPr>
      <w:r>
        <w:rPr>
          <w:rFonts w:eastAsia="Aptos"/>
          <w:b/>
          <w:bCs/>
        </w:rPr>
        <w:t>AP and AR Aging Summary:</w:t>
      </w:r>
      <w:r>
        <w:rPr>
          <w:rFonts w:eastAsia="Aptos"/>
        </w:rPr>
        <w:t xml:space="preserve"> Outstanding payables and receivables broken into standard aging buckets, visible to users with AP and AR module access respectively, with direct drill-through to the existing Shelby module views.</w:t>
      </w:r>
    </w:p>
    <w:p w14:paraId="13010BFC" w14:textId="4C7674A9" w:rsidR="364D3B74" w:rsidRDefault="364D3B74">
      <w:pPr>
        <w:pStyle w:val="Heading23-List1"/>
        <w:rPr>
          <w:rFonts w:eastAsia="Aptos"/>
        </w:rPr>
        <w:pPrChange w:id="35" w:author="Feargal Phelan" w:date="2026-05-12T10:36:00Z">
          <w:pPr/>
        </w:pPrChange>
      </w:pPr>
      <w:r>
        <w:rPr>
          <w:rFonts w:eastAsia="Aptos"/>
          <w:b/>
          <w:bCs/>
        </w:rPr>
        <w:t>Payroll as a Percentage of Budget:</w:t>
      </w:r>
      <w:r>
        <w:rPr>
          <w:rFonts w:eastAsia="Aptos"/>
        </w:rPr>
        <w:t xml:space="preserve"> A single prominent callout on the expense breakdown showing payroll expenditure as a percentage of total budget, with a configurable threshold alert. Visible to users with both Payroll and General Ledger module access.</w:t>
      </w:r>
    </w:p>
    <w:p w14:paraId="13DE381F" w14:textId="6DDD5843" w:rsidR="2B2782B7" w:rsidRDefault="2B2782B7" w:rsidP="2B2782B7">
      <w:pPr>
        <w:pStyle w:val="Heading23-List1"/>
      </w:pPr>
    </w:p>
    <w:p w14:paraId="629B3705" w14:textId="31048AB7" w:rsidR="000721B2" w:rsidRPr="00C27956" w:rsidRDefault="000721B2" w:rsidP="2B2782B7">
      <w:pPr>
        <w:pStyle w:val="Heading2"/>
        <w:ind w:hanging="720"/>
        <w:rPr>
          <w:rFonts w:cs="Arial"/>
        </w:rPr>
      </w:pPr>
      <w:bookmarkStart w:id="36" w:name="_Toc220520672"/>
      <w:bookmarkStart w:id="37" w:name="_Toc220686900"/>
      <w:r>
        <w:rPr>
          <w:rFonts w:cs="Arial"/>
        </w:rPr>
        <w:t>Assumptions and Dependencies</w:t>
      </w:r>
      <w:bookmarkEnd w:id="36"/>
      <w:bookmarkEnd w:id="37"/>
    </w:p>
    <w:p w14:paraId="779AB70B" w14:textId="77777777" w:rsidR="000721B2" w:rsidRPr="00C27956" w:rsidRDefault="000721B2" w:rsidP="005746E3">
      <w:pPr>
        <w:pStyle w:val="Heading3"/>
        <w:numPr>
          <w:ilvl w:val="0"/>
          <w:numId w:val="0"/>
        </w:numPr>
        <w:ind w:left="720" w:hanging="720"/>
        <w:rPr>
          <w:rFonts w:cs="Arial"/>
        </w:rPr>
      </w:pPr>
      <w:bookmarkStart w:id="38" w:name="_Toc216446399"/>
      <w:bookmarkStart w:id="39" w:name="_Toc216456004"/>
      <w:bookmarkStart w:id="40" w:name="_Toc216456671"/>
      <w:bookmarkStart w:id="41" w:name="_Toc216970425"/>
      <w:bookmarkStart w:id="42" w:name="_Toc216975873"/>
      <w:bookmarkStart w:id="43" w:name="_Toc220520580"/>
      <w:bookmarkStart w:id="44" w:name="_Toc220520676"/>
      <w:bookmarkStart w:id="45" w:name="_Toc220686901"/>
      <w:bookmarkEnd w:id="38"/>
      <w:bookmarkEnd w:id="39"/>
      <w:bookmarkEnd w:id="40"/>
      <w:bookmarkEnd w:id="41"/>
      <w:bookmarkEnd w:id="42"/>
      <w:r>
        <w:rPr>
          <w:rFonts w:cs="Arial"/>
        </w:rPr>
        <w:t>Assumptions</w:t>
      </w:r>
      <w:bookmarkEnd w:id="43"/>
      <w:bookmarkEnd w:id="44"/>
      <w:bookmarkEnd w:id="45"/>
    </w:p>
    <w:p w14:paraId="056D2759" w14:textId="77777777" w:rsidR="000721B2" w:rsidRPr="00C27956" w:rsidRDefault="000721B2" w:rsidP="000721B2">
      <w:pPr>
        <w:pStyle w:val="BodyText-Heading2"/>
      </w:pPr>
      <w:bookmarkStart w:id="46" w:name="_Toc220509118"/>
      <w:bookmarkStart w:id="47" w:name="_Toc220519363"/>
      <w:bookmarkStart w:id="48" w:name="_Toc220520581"/>
      <w:bookmarkStart w:id="49" w:name="_Toc220520677"/>
      <w:r>
        <w:t>The project plan and estimates are based on the following functional and non-functional assumptions:</w:t>
      </w:r>
      <w:bookmarkEnd w:id="46"/>
      <w:bookmarkEnd w:id="47"/>
      <w:bookmarkEnd w:id="48"/>
      <w:bookmarkEnd w:id="49"/>
    </w:p>
    <w:p w14:paraId="478B28AB" w14:textId="77777777" w:rsidR="000721B2" w:rsidRPr="00C27956" w:rsidRDefault="000721B2" w:rsidP="005746E3">
      <w:pPr>
        <w:pStyle w:val="Heading4"/>
        <w:numPr>
          <w:ilvl w:val="0"/>
          <w:numId w:val="0"/>
        </w:numPr>
        <w:ind w:firstLine="567"/>
        <w:rPr>
          <w:rFonts w:cs="Arial"/>
        </w:rPr>
      </w:pPr>
      <w:r>
        <w:rPr>
          <w:rFonts w:cs="Arial"/>
        </w:rPr>
        <w:t>Functional Assumptions</w:t>
      </w:r>
    </w:p>
    <w:p w14:paraId="40A40FD2" w14:textId="77777777" w:rsidR="000721B2" w:rsidRPr="00C27956" w:rsidRDefault="000721B2" w:rsidP="00F33F49">
      <w:pPr>
        <w:pStyle w:val="Heading23-List1"/>
      </w:pPr>
      <w:r>
        <w:rPr>
          <w:b/>
          <w:bCs/>
        </w:rPr>
        <w:t>Data Availability:</w:t>
      </w:r>
      <w:r>
        <w:t> The data required for all "Must-Have" reports is available and accessible within the source database read-replica.</w:t>
      </w:r>
    </w:p>
    <w:p w14:paraId="70FFD41C" w14:textId="77777777" w:rsidR="000721B2" w:rsidRPr="00C27956" w:rsidRDefault="000721B2" w:rsidP="00F33F49">
      <w:pPr>
        <w:pStyle w:val="Heading23-List1"/>
      </w:pPr>
      <w:r>
        <w:rPr>
          <w:b/>
          <w:bCs/>
        </w:rPr>
        <w:t>Stable Data Model:</w:t>
      </w:r>
      <w:r>
        <w:t> The underlying schema of the source database is stable. Significant changes to the data model during the project would require a change order.</w:t>
      </w:r>
    </w:p>
    <w:p w14:paraId="21793ACC" w14:textId="77777777" w:rsidR="000721B2" w:rsidRPr="00C27956" w:rsidRDefault="000721B2" w:rsidP="00F33F49">
      <w:pPr>
        <w:pStyle w:val="Heading23-List1"/>
      </w:pPr>
      <w:r>
        <w:rPr>
          <w:b/>
          <w:bCs/>
        </w:rPr>
        <w:t>Defined Business Logic:</w:t>
      </w:r>
      <w:r>
        <w:t> Business logic and calculations for standard financial reports (e.g., Balance Sheet, P&amp;L) are well-defined and can be accurately replicated.</w:t>
      </w:r>
    </w:p>
    <w:p w14:paraId="42D16B11" w14:textId="77777777" w:rsidR="000721B2" w:rsidRPr="00C27956" w:rsidRDefault="000721B2" w:rsidP="00F33F49">
      <w:pPr>
        <w:pStyle w:val="Heading23-List1"/>
      </w:pPr>
      <w:r>
        <w:rPr>
          <w:b/>
          <w:bCs/>
        </w:rPr>
        <w:t>Permission Model:</w:t>
      </w:r>
      <w:r>
        <w:t> The existing user roles and data access permissions are clearly defined and can be consumed by the dashboard service.</w:t>
      </w:r>
    </w:p>
    <w:p w14:paraId="77054589" w14:textId="77777777" w:rsidR="000721B2" w:rsidRPr="00C27956" w:rsidRDefault="000721B2" w:rsidP="005746E3">
      <w:pPr>
        <w:pStyle w:val="Heading4"/>
        <w:numPr>
          <w:ilvl w:val="0"/>
          <w:numId w:val="0"/>
        </w:numPr>
        <w:ind w:left="864" w:hanging="144"/>
        <w:rPr>
          <w:rFonts w:cs="Arial"/>
        </w:rPr>
      </w:pPr>
      <w:r>
        <w:rPr>
          <w:rFonts w:cs="Arial"/>
        </w:rPr>
        <w:lastRenderedPageBreak/>
        <w:t>Non-Functional Assumptions</w:t>
      </w:r>
    </w:p>
    <w:p w14:paraId="20499B39" w14:textId="77777777" w:rsidR="000721B2" w:rsidRPr="00C27956" w:rsidRDefault="000721B2" w:rsidP="00F33F49">
      <w:pPr>
        <w:pStyle w:val="Heading23-List1"/>
      </w:pPr>
      <w:r>
        <w:rPr>
          <w:b/>
          <w:bCs/>
        </w:rPr>
        <w:t>Read-Replica Performance:</w:t>
      </w:r>
      <w:r>
        <w:t> The database read-replica will have sufficient performance to handle dashboard queries without causing timeouts or significant latency under expected load.</w:t>
      </w:r>
    </w:p>
    <w:p w14:paraId="42D49653" w14:textId="77777777" w:rsidR="000721B2" w:rsidRPr="00C27956" w:rsidRDefault="000721B2" w:rsidP="00F33F49">
      <w:pPr>
        <w:pStyle w:val="Heading23-List1"/>
      </w:pPr>
      <w:r>
        <w:rPr>
          <w:b/>
          <w:bCs/>
        </w:rPr>
        <w:t>Standard Authentication:</w:t>
      </w:r>
      <w:r>
        <w:t> The existing authentication system uses standard protocols (OAuth 2.0, OpenID Connect) for straightforward integration with the new .NET 8 service.</w:t>
      </w:r>
    </w:p>
    <w:p w14:paraId="7097C5F7" w14:textId="77777777" w:rsidR="000721B2" w:rsidRPr="00C27956" w:rsidRDefault="000721B2" w:rsidP="00F33F49">
      <w:pPr>
        <w:pStyle w:val="Heading23-List1"/>
      </w:pPr>
      <w:r>
        <w:rPr>
          <w:b/>
          <w:bCs/>
        </w:rPr>
        <w:t>Modern Browse Environment:</w:t>
      </w:r>
      <w:r>
        <w:t xml:space="preserve"> End-users operate on modern web browsers capable of running Chart.js with react-chartjs-2.</w:t>
      </w:r>
    </w:p>
    <w:p w14:paraId="56BBEE54" w14:textId="171C07A3" w:rsidR="00D03A16" w:rsidRDefault="00D03A16" w:rsidP="2B2782B7">
      <w:pPr>
        <w:rPr>
          <w:rFonts w:ascii="Arial" w:eastAsiaTheme="majorEastAsia" w:hAnsi="Arial" w:cs="Arial"/>
          <w:b/>
          <w:bCs/>
          <w:color w:val="000000" w:themeColor="text1"/>
          <w:sz w:val="28"/>
          <w:szCs w:val="28"/>
        </w:rPr>
      </w:pPr>
      <w:r>
        <w:rPr>
          <w:rFonts w:cs="Arial"/>
        </w:rPr>
        <w:br w:type="page"/>
      </w:r>
    </w:p>
    <w:p w14:paraId="02B2FDF6" w14:textId="77777777" w:rsidR="000721B2" w:rsidRPr="00C27956" w:rsidRDefault="000721B2" w:rsidP="005746E3">
      <w:pPr>
        <w:pStyle w:val="Heading3"/>
        <w:numPr>
          <w:ilvl w:val="0"/>
          <w:numId w:val="0"/>
        </w:numPr>
        <w:ind w:left="720" w:hanging="720"/>
        <w:rPr>
          <w:rFonts w:cs="Arial"/>
        </w:rPr>
      </w:pPr>
      <w:bookmarkStart w:id="50" w:name="_Toc220686902"/>
      <w:r>
        <w:rPr>
          <w:rFonts w:cs="Arial"/>
        </w:rPr>
        <w:lastRenderedPageBreak/>
        <w:t>Dependencies</w:t>
      </w:r>
      <w:bookmarkEnd w:id="50"/>
    </w:p>
    <w:p w14:paraId="578A9A40" w14:textId="7B047493" w:rsidR="000721B2" w:rsidRPr="00C27956" w:rsidRDefault="000721B2" w:rsidP="00F33F49">
      <w:pPr>
        <w:pStyle w:val="Heading23-List1"/>
      </w:pPr>
      <w:r>
        <w:t>New Identity Service (Authentication/Authorization)</w:t>
      </w:r>
    </w:p>
    <w:p w14:paraId="575F34EE" w14:textId="04417E59" w:rsidR="000721B2" w:rsidRPr="00C27956" w:rsidRDefault="000721B2" w:rsidP="00F33F49">
      <w:pPr>
        <w:pStyle w:val="Heading23-List1"/>
      </w:pPr>
      <w:r>
        <w:t>Banking Partner Integrations (Plaid/Yodlee/Custom)</w:t>
      </w:r>
    </w:p>
    <w:p w14:paraId="7A7E6A3F" w14:textId="77777777" w:rsidR="000721B2" w:rsidRPr="00C27956" w:rsidRDefault="000721B2" w:rsidP="2B2782B7">
      <w:pPr>
        <w:pStyle w:val="Heading23-List2"/>
      </w:pPr>
      <w:r>
        <w:t>Integration with third-party financial data providers is required to enable secure bank account connections and transaction auto-import.</w:t>
      </w:r>
    </w:p>
    <w:p w14:paraId="5EBEE048" w14:textId="77777777" w:rsidR="000721B2" w:rsidRPr="00C27956" w:rsidRDefault="000721B2" w:rsidP="00F33F49">
      <w:pPr>
        <w:pStyle w:val="Heading23-List1"/>
      </w:pPr>
      <w:r>
        <w:t>Data Migration Pipeline (ETL/ELT)</w:t>
      </w:r>
    </w:p>
    <w:p w14:paraId="5BAF0B7D" w14:textId="77777777" w:rsidR="000721B2" w:rsidRPr="00C27956" w:rsidRDefault="000721B2" w:rsidP="2B2782B7">
      <w:pPr>
        <w:pStyle w:val="Heading23-List2"/>
      </w:pPr>
      <w:r>
        <w:t>A scalable and testable data migration pipeline must be built to handle cross-module data transfers, including referential integrity checks and conflict resolution.</w:t>
      </w:r>
    </w:p>
    <w:p w14:paraId="65589260" w14:textId="77777777" w:rsidR="000721B2" w:rsidRPr="00C27956" w:rsidRDefault="000721B2" w:rsidP="00F33F49">
      <w:pPr>
        <w:pStyle w:val="Heading23-List1"/>
      </w:pPr>
      <w:r>
        <w:t>CI/CD Pipeline for Microservices</w:t>
      </w:r>
    </w:p>
    <w:p w14:paraId="11F45028" w14:textId="77777777" w:rsidR="000721B2" w:rsidRPr="00C27956" w:rsidRDefault="000721B2" w:rsidP="2B2782B7">
      <w:pPr>
        <w:pStyle w:val="Heading23-List2"/>
      </w:pPr>
      <w:r>
        <w:t>A robust CI/CD pipeline is required to support continuous deployment of microservices, including automated testing, staging environments, and rollback capabilities.</w:t>
      </w:r>
    </w:p>
    <w:p w14:paraId="64B3DBDB" w14:textId="77777777" w:rsidR="000721B2" w:rsidRPr="00C27956" w:rsidRDefault="000721B2" w:rsidP="00F33F49">
      <w:pPr>
        <w:pStyle w:val="Heading23-List1"/>
      </w:pPr>
      <w:r>
        <w:t>Monitoring &amp; Observability Tools</w:t>
      </w:r>
    </w:p>
    <w:p w14:paraId="63064BC7" w14:textId="77777777" w:rsidR="000721B2" w:rsidRPr="00C27956" w:rsidRDefault="000721B2" w:rsidP="2B2782B7">
      <w:pPr>
        <w:pStyle w:val="Heading23-List2"/>
      </w:pPr>
      <w:r>
        <w:t>Tools like Application Insights, Prometheus, or Datadog must be in place to monitor performance, errors, and user behaviour post-deployment.</w:t>
      </w:r>
    </w:p>
    <w:p w14:paraId="03960EBA" w14:textId="77777777" w:rsidR="000721B2" w:rsidRPr="00C27956" w:rsidRDefault="000721B2" w:rsidP="00F33F49">
      <w:pPr>
        <w:pStyle w:val="Heading23-List1"/>
      </w:pPr>
      <w:r>
        <w:t>User Role and Permission Mapping Tool</w:t>
      </w:r>
    </w:p>
    <w:p w14:paraId="2EBFAB98" w14:textId="77777777" w:rsidR="000721B2" w:rsidRPr="00C27956" w:rsidRDefault="000721B2" w:rsidP="2B2782B7">
      <w:pPr>
        <w:pStyle w:val="Heading23-List2"/>
      </w:pPr>
      <w:r>
        <w:t>A tool or process is needed to map legacy user roles and permissions to the new RBAC (Role-Based Access Control) model in the target system.</w:t>
      </w:r>
    </w:p>
    <w:p w14:paraId="0A26BEA3" w14:textId="77777777" w:rsidR="000721B2" w:rsidRPr="00C27956" w:rsidRDefault="000721B2" w:rsidP="00F33F49">
      <w:pPr>
        <w:pStyle w:val="Heading23-List1"/>
      </w:pPr>
      <w:r>
        <w:t>Frontend Framework (React 19 + TypeScript) Environment</w:t>
      </w:r>
    </w:p>
    <w:p w14:paraId="0B6C3395" w14:textId="77777777" w:rsidR="000721B2" w:rsidRPr="00C27956" w:rsidRDefault="000721B2" w:rsidP="2B2782B7">
      <w:pPr>
        <w:pStyle w:val="Heading23-List2"/>
      </w:pPr>
      <w:r>
        <w:t>A standardized React development environment with component library (Material-UI v5), build tools, and state management must be established.</w:t>
      </w:r>
    </w:p>
    <w:p w14:paraId="74AD27EE" w14:textId="77777777" w:rsidR="000721B2" w:rsidRPr="00C27956" w:rsidRDefault="000721B2" w:rsidP="00F33F49">
      <w:pPr>
        <w:pStyle w:val="Heading23-List1"/>
      </w:pPr>
      <w:r>
        <w:t>Testing Environment Mirroring Production</w:t>
      </w:r>
    </w:p>
    <w:p w14:paraId="31E1CFAC" w14:textId="77777777" w:rsidR="000721B2" w:rsidRPr="00C27956" w:rsidRDefault="000721B2" w:rsidP="2B2782B7">
      <w:pPr>
        <w:pStyle w:val="Heading23-List2"/>
      </w:pPr>
      <w:r>
        <w:t>A staging environment that closely replicates production is essential for end-to-end testing, performance benchmarking, and regression validation.</w:t>
      </w:r>
    </w:p>
    <w:p w14:paraId="380E9197" w14:textId="3392A537" w:rsidR="005F5E80" w:rsidRDefault="005F5E80" w:rsidP="00F33F49">
      <w:pPr>
        <w:pStyle w:val="Heading2"/>
        <w:rPr>
          <w:rFonts w:cs="Arial"/>
        </w:rPr>
      </w:pPr>
      <w:bookmarkStart w:id="51" w:name="_Toc220686903"/>
      <w:bookmarkStart w:id="52" w:name="_Toc220520678"/>
      <w:r>
        <w:rPr>
          <w:rFonts w:cs="Arial"/>
        </w:rPr>
        <w:t>Milestones</w:t>
      </w:r>
      <w:bookmarkEnd w:id="51"/>
    </w:p>
    <w:tbl>
      <w:tblPr>
        <w:tblStyle w:val="Style1"/>
        <w:tblW w:w="0" w:type="auto"/>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53" w:author="Renee McDonough" w:date="2026-05-15T16:43:00Z" w16du:dateUtc="2026-05-15T20:43:00Z">
          <w:tblPr>
            <w:tblStyle w:val="Style1"/>
            <w:tblW w:w="0" w:type="auto"/>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1694"/>
        <w:gridCol w:w="2546"/>
        <w:gridCol w:w="3417"/>
        <w:gridCol w:w="1413"/>
        <w:tblGridChange w:id="54">
          <w:tblGrid>
            <w:gridCol w:w="1694"/>
            <w:gridCol w:w="148"/>
            <w:gridCol w:w="2398"/>
            <w:gridCol w:w="447"/>
            <w:gridCol w:w="2801"/>
            <w:gridCol w:w="169"/>
            <w:gridCol w:w="1413"/>
          </w:tblGrid>
        </w:tblGridChange>
      </w:tblGrid>
      <w:tr w:rsidR="00AF4168" w:rsidRPr="00C06517" w14:paraId="1FAA29EE" w14:textId="53E85779" w:rsidTr="00C06517">
        <w:trPr>
          <w:cnfStyle w:val="100000000000" w:firstRow="1" w:lastRow="0" w:firstColumn="0" w:lastColumn="0" w:oddVBand="0" w:evenVBand="0" w:oddHBand="0" w:evenHBand="0" w:firstRowFirstColumn="0" w:firstRowLastColumn="0" w:lastRowFirstColumn="0" w:lastRowLastColumn="0"/>
          <w:trHeight w:val="620"/>
          <w:trPrChange w:id="55" w:author="Renee McDonough" w:date="2026-05-15T16:43:00Z" w16du:dateUtc="2026-05-15T20:43:00Z">
            <w:trPr>
              <w:trHeight w:val="620"/>
            </w:trPr>
          </w:trPrChange>
        </w:trPr>
        <w:tc>
          <w:tcPr>
            <w:cnfStyle w:val="001000000000" w:firstRow="0" w:lastRow="0" w:firstColumn="1" w:lastColumn="0" w:oddVBand="0" w:evenVBand="0" w:oddHBand="0" w:evenHBand="0" w:firstRowFirstColumn="0" w:firstRowLastColumn="0" w:lastRowFirstColumn="0" w:lastRowLastColumn="0"/>
            <w:tcW w:w="1260" w:type="dxa"/>
            <w:shd w:val="clear" w:color="auto" w:fill="2F5496" w:themeFill="accent5" w:themeFillShade="BF"/>
            <w:vAlign w:val="top"/>
            <w:tcPrChange w:id="56" w:author="Renee McDonough" w:date="2026-05-15T16:43:00Z" w16du:dateUtc="2026-05-15T20:43:00Z">
              <w:tcPr>
                <w:tcW w:w="1842" w:type="dxa"/>
                <w:gridSpan w:val="2"/>
                <w:shd w:val="clear" w:color="auto" w:fill="2F5496" w:themeFill="accent5" w:themeFillShade="BF"/>
                <w:vAlign w:val="top"/>
              </w:tcPr>
            </w:tcPrChange>
          </w:tcPr>
          <w:p w14:paraId="21F4272C" w14:textId="77777777" w:rsidR="00AF4168" w:rsidRPr="00C06517" w:rsidRDefault="00AF4168" w:rsidP="2B2782B7">
            <w:pPr>
              <w:jc w:val="left"/>
              <w:cnfStyle w:val="101000000000" w:firstRow="1" w:lastRow="0" w:firstColumn="1" w:lastColumn="0" w:oddVBand="0" w:evenVBand="0" w:oddHBand="0" w:evenHBand="0" w:firstRowFirstColumn="0" w:firstRowLastColumn="0" w:lastRowFirstColumn="0" w:lastRowLastColumn="0"/>
              <w:rPr>
                <w:rFonts w:cs="Arial"/>
                <w:szCs w:val="20"/>
                <w:rPrChange w:id="57" w:author="Renee McDonough" w:date="2026-05-15T16:42:00Z" w16du:dateUtc="2026-05-15T20:42:00Z">
                  <w:rPr>
                    <w:rFonts w:cs="Arial"/>
                    <w:sz w:val="22"/>
                  </w:rPr>
                </w:rPrChange>
              </w:rPr>
            </w:pPr>
            <w:r>
              <w:rPr>
                <w:rFonts w:cs="Arial"/>
                <w:szCs w:val="20"/>
              </w:rPr>
              <w:t>Milestone</w:t>
            </w:r>
          </w:p>
        </w:tc>
        <w:tc>
          <w:tcPr>
            <w:tcW w:w="2633" w:type="dxa"/>
            <w:shd w:val="clear" w:color="auto" w:fill="2F5496" w:themeFill="accent5" w:themeFillShade="BF"/>
            <w:vAlign w:val="top"/>
            <w:tcPrChange w:id="58" w:author="Renee McDonough" w:date="2026-05-15T16:43:00Z" w16du:dateUtc="2026-05-15T20:43:00Z">
              <w:tcPr>
                <w:tcW w:w="2845" w:type="dxa"/>
                <w:gridSpan w:val="2"/>
                <w:shd w:val="clear" w:color="auto" w:fill="2F5496" w:themeFill="accent5" w:themeFillShade="BF"/>
                <w:vAlign w:val="top"/>
              </w:tcPr>
            </w:tcPrChange>
          </w:tcPr>
          <w:p w14:paraId="2E8F95B5" w14:textId="77777777" w:rsidR="00AF4168" w:rsidRPr="00C06517" w:rsidRDefault="00AF4168" w:rsidP="003605E0">
            <w:pPr>
              <w:jc w:val="left"/>
              <w:cnfStyle w:val="100000000000" w:firstRow="1" w:lastRow="0" w:firstColumn="0" w:lastColumn="0" w:oddVBand="0" w:evenVBand="0" w:oddHBand="0" w:evenHBand="0" w:firstRowFirstColumn="0" w:firstRowLastColumn="0" w:lastRowFirstColumn="0" w:lastRowLastColumn="0"/>
              <w:rPr>
                <w:rFonts w:cs="Arial"/>
                <w:szCs w:val="20"/>
                <w:rPrChange w:id="59" w:author="Renee McDonough" w:date="2026-05-15T16:42:00Z" w16du:dateUtc="2026-05-15T20:42:00Z">
                  <w:rPr>
                    <w:rFonts w:cs="Arial"/>
                    <w:sz w:val="22"/>
                  </w:rPr>
                </w:rPrChange>
              </w:rPr>
            </w:pPr>
            <w:r>
              <w:rPr>
                <w:rFonts w:cs="Arial"/>
                <w:bCs/>
                <w:szCs w:val="20"/>
              </w:rPr>
              <w:t>Objectives</w:t>
            </w:r>
          </w:p>
        </w:tc>
        <w:tc>
          <w:tcPr>
            <w:tcW w:w="3712" w:type="dxa"/>
            <w:shd w:val="clear" w:color="auto" w:fill="2F5496" w:themeFill="accent5" w:themeFillShade="BF"/>
            <w:vAlign w:val="top"/>
            <w:tcPrChange w:id="60" w:author="Renee McDonough" w:date="2026-05-15T16:43:00Z" w16du:dateUtc="2026-05-15T20:43:00Z">
              <w:tcPr>
                <w:tcW w:w="2801" w:type="dxa"/>
                <w:shd w:val="clear" w:color="auto" w:fill="2F5496" w:themeFill="accent5" w:themeFillShade="BF"/>
                <w:vAlign w:val="top"/>
              </w:tcPr>
            </w:tcPrChange>
          </w:tcPr>
          <w:p w14:paraId="556F089C" w14:textId="77777777" w:rsidR="00AF4168" w:rsidRPr="00C06517" w:rsidRDefault="00AF4168" w:rsidP="003605E0">
            <w:pPr>
              <w:jc w:val="left"/>
              <w:cnfStyle w:val="100000000000" w:firstRow="1" w:lastRow="0" w:firstColumn="0" w:lastColumn="0" w:oddVBand="0" w:evenVBand="0" w:oddHBand="0" w:evenHBand="0" w:firstRowFirstColumn="0" w:firstRowLastColumn="0" w:lastRowFirstColumn="0" w:lastRowLastColumn="0"/>
              <w:rPr>
                <w:rFonts w:cs="Arial"/>
                <w:szCs w:val="20"/>
                <w:rPrChange w:id="61" w:author="Renee McDonough" w:date="2026-05-15T16:42:00Z" w16du:dateUtc="2026-05-15T20:42:00Z">
                  <w:rPr>
                    <w:rFonts w:cs="Arial"/>
                    <w:sz w:val="22"/>
                  </w:rPr>
                </w:rPrChange>
              </w:rPr>
            </w:pPr>
            <w:r>
              <w:rPr>
                <w:rFonts w:cs="Arial"/>
                <w:bCs/>
                <w:szCs w:val="20"/>
              </w:rPr>
              <w:t>Key Deliverables</w:t>
            </w:r>
          </w:p>
        </w:tc>
        <w:tc>
          <w:tcPr>
            <w:tcW w:w="1465" w:type="dxa"/>
            <w:shd w:val="clear" w:color="auto" w:fill="2F5496" w:themeFill="accent5" w:themeFillShade="BF"/>
            <w:tcPrChange w:id="62" w:author="Renee McDonough" w:date="2026-05-15T16:43:00Z" w16du:dateUtc="2026-05-15T20:43:00Z">
              <w:tcPr>
                <w:tcW w:w="1582" w:type="dxa"/>
                <w:gridSpan w:val="2"/>
                <w:shd w:val="clear" w:color="auto" w:fill="2F5496" w:themeFill="accent5" w:themeFillShade="BF"/>
              </w:tcPr>
            </w:tcPrChange>
          </w:tcPr>
          <w:p w14:paraId="13709E97" w14:textId="08C58D0D" w:rsidR="00AF4168" w:rsidRPr="00C06517" w:rsidRDefault="00AF4168" w:rsidP="003605E0">
            <w:pPr>
              <w:cnfStyle w:val="100000000000" w:firstRow="1" w:lastRow="0" w:firstColumn="0" w:lastColumn="0" w:oddVBand="0" w:evenVBand="0" w:oddHBand="0" w:evenHBand="0" w:firstRowFirstColumn="0" w:firstRowLastColumn="0" w:lastRowFirstColumn="0" w:lastRowLastColumn="0"/>
              <w:rPr>
                <w:rFonts w:cs="Arial"/>
                <w:bCs/>
                <w:szCs w:val="20"/>
              </w:rPr>
            </w:pPr>
            <w:commentRangeStart w:id="63"/>
            <w:ins w:id="64" w:author="Renee McDonough" w:date="2026-05-12T11:55:00Z">
              <w:r>
                <w:rPr>
                  <w:rFonts w:cs="Arial"/>
                  <w:bCs/>
                  <w:szCs w:val="20"/>
                </w:rPr>
                <w:t>Delivery Date</w:t>
              </w:r>
              <w:commentRangeEnd w:id="63"/>
              <w:r>
                <w:rPr>
                  <w:rStyle w:val="CommentReference"/>
                  <w:rFonts w:cs="Arial"/>
                  <w:bCs/>
                  <w:sz w:val="20"/>
                  <w:szCs w:val="20"/>
                </w:rPr>
                <w:commentReference w:id="63"/>
              </w:r>
            </w:ins>
          </w:p>
        </w:tc>
      </w:tr>
      <w:tr w:rsidR="00AF4168" w:rsidRPr="00C06517" w14:paraId="371B4E8A" w14:textId="5E5422AC" w:rsidTr="00C06517">
        <w:tc>
          <w:tcPr>
            <w:cnfStyle w:val="001000000000" w:firstRow="0" w:lastRow="0" w:firstColumn="1" w:lastColumn="0" w:oddVBand="0" w:evenVBand="0" w:oddHBand="0" w:evenHBand="0" w:firstRowFirstColumn="0" w:firstRowLastColumn="0" w:lastRowFirstColumn="0" w:lastRowLastColumn="0"/>
            <w:tcW w:w="1260" w:type="dxa"/>
            <w:vAlign w:val="top"/>
            <w:tcPrChange w:id="65" w:author="Renee McDonough" w:date="2026-05-15T16:43:00Z" w16du:dateUtc="2026-05-15T20:43:00Z">
              <w:tcPr>
                <w:tcW w:w="1842" w:type="dxa"/>
                <w:gridSpan w:val="2"/>
                <w:vAlign w:val="top"/>
              </w:tcPr>
            </w:tcPrChange>
          </w:tcPr>
          <w:p w14:paraId="5E176075" w14:textId="77777777" w:rsidR="00AF4168" w:rsidRPr="00C06517" w:rsidRDefault="00AF4168" w:rsidP="003605E0">
            <w:pPr>
              <w:rPr>
                <w:rFonts w:cs="Arial"/>
                <w:szCs w:val="20"/>
                <w:rPrChange w:id="66" w:author="Renee McDonough" w:date="2026-05-15T16:42:00Z" w16du:dateUtc="2026-05-15T20:42:00Z">
                  <w:rPr>
                    <w:rFonts w:cs="Arial"/>
                    <w:sz w:val="22"/>
                  </w:rPr>
                </w:rPrChange>
              </w:rPr>
            </w:pPr>
            <w:r>
              <w:rPr>
                <w:rFonts w:cs="Arial"/>
                <w:b/>
                <w:bCs/>
                <w:szCs w:val="20"/>
              </w:rPr>
              <w:t xml:space="preserve">1. Requirements </w:t>
              <w:lastRenderedPageBreak/>
              <w:t>&amp; Design Foundation</w:t>
            </w:r>
          </w:p>
        </w:tc>
        <w:tc>
          <w:tcPr>
            <w:tcW w:w="2633" w:type="dxa"/>
            <w:vAlign w:val="top"/>
            <w:tcPrChange w:id="67" w:author="Renee McDonough" w:date="2026-05-15T16:43:00Z" w16du:dateUtc="2026-05-15T20:43:00Z">
              <w:tcPr>
                <w:tcW w:w="2845" w:type="dxa"/>
                <w:gridSpan w:val="2"/>
                <w:vAlign w:val="top"/>
              </w:tcPr>
            </w:tcPrChange>
          </w:tcPr>
          <w:p w14:paraId="41DC4FE8" w14:textId="77777777" w:rsidR="00AF4168" w:rsidRPr="00C06517" w:rsidRDefault="00AF4168" w:rsidP="005F5E80">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rFonts w:cs="Arial"/>
                <w:szCs w:val="20"/>
                <w:rPrChange w:id="68" w:author="Renee McDonough" w:date="2026-05-15T16:42:00Z" w16du:dateUtc="2026-05-15T20:42:00Z">
                  <w:rPr>
                    <w:rFonts w:cs="Arial"/>
                    <w:sz w:val="22"/>
                  </w:rPr>
                </w:rPrChange>
              </w:rPr>
            </w:pPr>
            <w:r>
              <w:rPr>
                <w:rFonts w:cs="Arial"/>
                <w:szCs w:val="20"/>
              </w:rPr>
              <w:lastRenderedPageBreak/>
              <w:t xml:space="preserve">Conduct stakeholder workshops to define </w:t>
              <w:lastRenderedPageBreak/>
              <w:t xml:space="preserve">KPIs, personas, and success metrics. </w:t>
            </w:r>
          </w:p>
          <w:p w14:paraId="3BF2443C" w14:textId="77777777" w:rsidR="00AF4168" w:rsidRPr="00C06517" w:rsidRDefault="00AF4168" w:rsidP="005F5E80">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rFonts w:cs="Arial"/>
                <w:szCs w:val="20"/>
                <w:rPrChange w:id="69" w:author="Renee McDonough" w:date="2026-05-15T16:42:00Z" w16du:dateUtc="2026-05-15T20:42:00Z">
                  <w:rPr>
                    <w:rFonts w:cs="Arial"/>
                    <w:sz w:val="22"/>
                  </w:rPr>
                </w:rPrChange>
              </w:rPr>
            </w:pPr>
            <w:r>
              <w:rPr>
                <w:rFonts w:cs="Arial"/>
                <w:szCs w:val="20"/>
              </w:rPr>
              <w:t>Build rapid Figma prototypes and establish dashboard architecture.</w:t>
            </w:r>
          </w:p>
        </w:tc>
        <w:tc>
          <w:tcPr>
            <w:tcW w:w="3712" w:type="dxa"/>
            <w:vAlign w:val="top"/>
            <w:tcPrChange w:id="70" w:author="Renee McDonough" w:date="2026-05-15T16:43:00Z" w16du:dateUtc="2026-05-15T20:43:00Z">
              <w:tcPr>
                <w:tcW w:w="2801" w:type="dxa"/>
                <w:vAlign w:val="top"/>
              </w:tcPr>
            </w:tcPrChange>
          </w:tcPr>
          <w:p w14:paraId="58307A2D" w14:textId="77777777" w:rsidR="00AF4168" w:rsidRPr="00C06517" w:rsidRDefault="00AF4168" w:rsidP="2B2782B7">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rFonts w:cs="Arial"/>
                <w:szCs w:val="20"/>
                <w:rPrChange w:id="71" w:author="Renee McDonough" w:date="2026-05-15T16:42:00Z" w16du:dateUtc="2026-05-15T20:42:00Z">
                  <w:rPr>
                    <w:rFonts w:cs="Arial"/>
                    <w:sz w:val="22"/>
                  </w:rPr>
                </w:rPrChange>
              </w:rPr>
            </w:pPr>
            <w:r>
              <w:rPr>
                <w:rFonts w:cs="Arial"/>
                <w:szCs w:val="20"/>
              </w:rPr>
              <w:lastRenderedPageBreak/>
              <w:t xml:space="preserve">Dashboard Requirements Document </w:t>
            </w:r>
          </w:p>
          <w:p w14:paraId="56CBFC05" w14:textId="77777777" w:rsidR="00AF4168" w:rsidRPr="00C06517" w:rsidRDefault="00AF4168" w:rsidP="005F5E80">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rFonts w:cs="Arial"/>
                <w:szCs w:val="20"/>
                <w:rPrChange w:id="72" w:author="Renee McDonough" w:date="2026-05-15T16:42:00Z" w16du:dateUtc="2026-05-15T20:42:00Z">
                  <w:rPr>
                    <w:rFonts w:cs="Arial"/>
                    <w:sz w:val="22"/>
                  </w:rPr>
                </w:rPrChange>
              </w:rPr>
            </w:pPr>
            <w:r>
              <w:rPr>
                <w:rFonts w:cs="Arial"/>
                <w:szCs w:val="20"/>
              </w:rPr>
              <w:lastRenderedPageBreak/>
              <w:t xml:space="preserve">Figma Prototypes </w:t>
            </w:r>
          </w:p>
          <w:p w14:paraId="528C636D" w14:textId="77777777" w:rsidR="00AF4168" w:rsidRPr="00C06517" w:rsidRDefault="00AF4168" w:rsidP="2B2782B7">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rFonts w:cs="Arial"/>
                <w:szCs w:val="20"/>
                <w:rPrChange w:id="73" w:author="Renee McDonough" w:date="2026-05-15T16:42:00Z" w16du:dateUtc="2026-05-15T20:42:00Z">
                  <w:rPr>
                    <w:rFonts w:cs="Arial"/>
                    <w:sz w:val="22"/>
                  </w:rPr>
                </w:rPrChange>
              </w:rPr>
            </w:pPr>
            <w:r>
              <w:rPr>
                <w:rFonts w:cs="Arial"/>
                <w:szCs w:val="20"/>
              </w:rPr>
              <w:t>Architecture Diagrams</w:t>
            </w:r>
          </w:p>
          <w:p w14:paraId="4E59EF18" w14:textId="77777777" w:rsidR="00AF4168" w:rsidRPr="00C06517" w:rsidRDefault="00AF4168" w:rsidP="00CC6145">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rFonts w:cs="Arial"/>
                <w:szCs w:val="20"/>
                <w:lang w:val="en-US"/>
              </w:rPr>
            </w:pPr>
            <w:r>
              <w:rPr>
                <w:rFonts w:cs="Arial"/>
                <w:szCs w:val="20"/>
                <w:lang w:val="en-US"/>
              </w:rPr>
              <w:t>Milestone 1:Product Discovery. Product Discovery Deliverables: 1.a: Data backed Problem Statements per major workflow: Problem statements must explicitly identify and support with evidence who the user is, what are they trying to achieve, what currently blocks or slows them down, and why that friction matters in terms of cost, risk, or outcomes. A valid problem statement describes a real friction or failure. Statements that describe a feature ("integrate with X"), a solution ("add filters"), or a vague aspiration ("modernize", "improve", "wow") will be rejected. Stakeholders that must be involved in problem statement definitions: Product management, design, customer success, sales, finance. 1.b Business Cases per must have and should have features: articulating expected return, value stack, and opportunity cost. Stakeholders: Product leadership, finance, sales, product marketing. 1c. Baseline Metrics: Current-state measurements for every metric the project commits to improving (current adoption, current load</w:t>
            </w:r>
          </w:p>
          <w:p w14:paraId="304FA21D" w14:textId="77777777" w:rsidR="007A53C9" w:rsidRPr="00C06517" w:rsidRDefault="00AF4168" w:rsidP="00CC6145">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ins w:id="74" w:author="Renee McDonough" w:date="2026-05-12T13:11:00Z" w16du:dateUtc="2026-05-12T17:11:00Z"/>
                <w:rFonts w:cs="Arial"/>
                <w:szCs w:val="20"/>
                <w:lang w:val="en-US"/>
              </w:rPr>
            </w:pPr>
            <w:r>
              <w:rPr>
                <w:rFonts w:cs="Arial"/>
                <w:szCs w:val="20"/>
                <w:lang w:val="en-US"/>
              </w:rPr>
              <w:t xml:space="preserve">Stakeholders: Analytics or data team, customer success, support, product management. 1e. Validated primary, secondary, and tertiary personas: Persona documents must be grounded in data or user interviews, segmented clearly by primacy of use. Stakeholders: Real users (minimum five to eight per primary persona), customer success, sales, support, internal domain SMEs. 1f. Primary user goals and core flows or tasks: Documented primary goals and core flows per primary persona, including explicit non-goals. Outcome: Scope is defined by the work the user is actually trying to accomplish. Stakeholders: Product </w:t>
              <w:lastRenderedPageBreak/>
              <w:t>management, design, real users, customer success. 1g. Jobs to be done per flow: Articulation of the functional, emotional, and social jobs each user is hiring the dashboard to do. Outcome: Features evaluated by whether they help complete a real job.</w:t>
            </w:r>
          </w:p>
          <w:p w14:paraId="6B36464E" w14:textId="2EBD5416" w:rsidR="00AF4168" w:rsidRPr="00C06517" w:rsidRDefault="00AF4168" w:rsidP="00CC6145">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rFonts w:cs="Arial"/>
                <w:szCs w:val="20"/>
                <w:lang w:val="en-US"/>
              </w:rPr>
            </w:pPr>
            <w:r>
              <w:rPr>
                <w:rFonts w:cs="Arial"/>
                <w:szCs w:val="20"/>
                <w:lang w:val="en-US"/>
              </w:rPr>
              <w:t>Stakeholders: Design, product management, real users. 1h. Context scenarios per flow: Output: Narrative scenarios describing who is using each dashboard flow, when,</w:t>
            </w:r>
          </w:p>
          <w:p w14:paraId="1C340F55" w14:textId="77777777" w:rsidR="00AF4168" w:rsidRPr="00C06517" w:rsidRDefault="00AF4168" w:rsidP="00CC6145">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rFonts w:cs="Arial"/>
                <w:szCs w:val="20"/>
                <w:lang w:val="en-US"/>
              </w:rPr>
            </w:pPr>
            <w:r>
              <w:rPr>
                <w:rFonts w:cs="Arial"/>
                <w:szCs w:val="20"/>
                <w:lang w:val="en-US"/>
              </w:rPr>
              <w:t>Stakeholders: Real users (observed in working context where possible), customer success, support, product management, design, internal domain SMEs. 1j. Agreed end-to-end user flows including happy paths, unhappy paths, and edge cases. Documented end-to-end flows per primary use case covering successful completion, failure modes, recoverable errors, edge cases, empty states, and permission states. Outcome: Build-ready definition of behavior. Removes mid-build redesign and reactive scope expansion. Stakeholders: Design, product management, engineering, customer success. AFTER MILESTONE 1 (DISCOVERY): Re-evaluate the feature list and requirements and adjust based on discovery work outputs, data and evidence. OUTPUT: Replace surface level acceptance criteria with testable ones: acceptance criteria is something MB needs to be able to evaluate without ambiguity, grounded in baseline metrics. "Users can complete X task in under Y seconds with no more than Z errors" is testable. "Dashboards display key financial met</w:t>
            </w:r>
          </w:p>
          <w:p w14:paraId="6A902654" w14:textId="1F7D6A1C" w:rsidR="00AF4168" w:rsidRPr="00C06517" w:rsidRDefault="00AF4168" w:rsidP="2B2782B7">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rFonts w:cs="Arial"/>
                <w:szCs w:val="20"/>
                <w:rPrChange w:id="75" w:author="Renee McDonough" w:date="2026-05-15T16:42:00Z" w16du:dateUtc="2026-05-15T20:42:00Z">
                  <w:rPr>
                    <w:rFonts w:cs="Arial"/>
                    <w:sz w:val="22"/>
                  </w:rPr>
                </w:rPrChange>
              </w:rPr>
            </w:pPr>
          </w:p>
        </w:tc>
        <w:tc>
          <w:tcPr>
            <w:tcW w:w="1465" w:type="dxa"/>
            <w:tcPrChange w:id="76" w:author="Renee McDonough" w:date="2026-05-15T16:43:00Z" w16du:dateUtc="2026-05-15T20:43:00Z">
              <w:tcPr>
                <w:tcW w:w="1582" w:type="dxa"/>
                <w:gridSpan w:val="2"/>
              </w:tcPr>
            </w:tcPrChange>
          </w:tcPr>
          <w:p w14:paraId="5CC2FD9E" w14:textId="5CB4449A" w:rsidR="00AF4168" w:rsidRPr="00C06517" w:rsidRDefault="00AF4168">
            <w:pPr>
              <w:cnfStyle w:val="000000000000" w:firstRow="0" w:lastRow="0" w:firstColumn="0" w:lastColumn="0" w:oddVBand="0" w:evenVBand="0" w:oddHBand="0" w:evenHBand="0" w:firstRowFirstColumn="0" w:firstRowLastColumn="0" w:lastRowFirstColumn="0" w:lastRowLastColumn="0"/>
              <w:rPr>
                <w:rFonts w:cs="Arial"/>
                <w:szCs w:val="20"/>
              </w:rPr>
              <w:pPrChange w:id="77" w:author="Renee McDonough" w:date="2026-05-12T11:55:00Z" w16du:dateUtc="2026-05-12T15:55:00Z">
                <w:pPr>
                  <w:pStyle w:val="ListParagraph"/>
                  <w:numPr>
                    <w:numId w:val="62"/>
                  </w:numPr>
                  <w:ind w:left="360" w:hanging="360"/>
                  <w:cnfStyle w:val="000000000000" w:firstRow="0" w:lastRow="0" w:firstColumn="0" w:lastColumn="0" w:oddVBand="0" w:evenVBand="0" w:oddHBand="0" w:evenHBand="0" w:firstRowFirstColumn="0" w:firstRowLastColumn="0" w:lastRowFirstColumn="0" w:lastRowLastColumn="0"/>
                </w:pPr>
              </w:pPrChange>
            </w:pPr>
          </w:p>
        </w:tc>
      </w:tr>
      <w:tr w:rsidR="00AF4168" w:rsidRPr="00C06517" w14:paraId="53D187EE" w14:textId="4113C025" w:rsidTr="00C06517">
        <w:tc>
          <w:tcPr>
            <w:cnfStyle w:val="001000000000" w:firstRow="0" w:lastRow="0" w:firstColumn="1" w:lastColumn="0" w:oddVBand="0" w:evenVBand="0" w:oddHBand="0" w:evenHBand="0" w:firstRowFirstColumn="0" w:firstRowLastColumn="0" w:lastRowFirstColumn="0" w:lastRowLastColumn="0"/>
            <w:tcW w:w="1260" w:type="dxa"/>
            <w:vAlign w:val="top"/>
            <w:tcPrChange w:id="78" w:author="Renee McDonough" w:date="2026-05-15T16:43:00Z" w16du:dateUtc="2026-05-15T20:43:00Z">
              <w:tcPr>
                <w:tcW w:w="1842" w:type="dxa"/>
                <w:gridSpan w:val="2"/>
                <w:vAlign w:val="top"/>
              </w:tcPr>
            </w:tcPrChange>
          </w:tcPr>
          <w:p w14:paraId="2DA0DECC" w14:textId="77777777" w:rsidR="00AF4168" w:rsidRPr="00C06517" w:rsidRDefault="00AF4168" w:rsidP="003605E0">
            <w:pPr>
              <w:rPr>
                <w:rFonts w:cs="Arial"/>
                <w:szCs w:val="20"/>
                <w:rPrChange w:id="79" w:author="Renee McDonough" w:date="2026-05-15T16:42:00Z" w16du:dateUtc="2026-05-15T20:42:00Z">
                  <w:rPr>
                    <w:rFonts w:cs="Arial"/>
                    <w:sz w:val="22"/>
                  </w:rPr>
                </w:rPrChange>
              </w:rPr>
            </w:pPr>
            <w:r>
              <w:rPr>
                <w:rFonts w:cs="Arial"/>
                <w:b/>
                <w:bCs/>
                <w:szCs w:val="20"/>
              </w:rPr>
              <w:lastRenderedPageBreak/>
              <w:t>2. Core Dashboard Engine Development</w:t>
            </w:r>
          </w:p>
        </w:tc>
        <w:tc>
          <w:tcPr>
            <w:tcW w:w="2633" w:type="dxa"/>
            <w:vAlign w:val="top"/>
            <w:tcPrChange w:id="80" w:author="Renee McDonough" w:date="2026-05-15T16:43:00Z" w16du:dateUtc="2026-05-15T20:43:00Z">
              <w:tcPr>
                <w:tcW w:w="2845" w:type="dxa"/>
                <w:gridSpan w:val="2"/>
                <w:vAlign w:val="top"/>
              </w:tcPr>
            </w:tcPrChange>
          </w:tcPr>
          <w:p w14:paraId="0F9009B6" w14:textId="77777777" w:rsidR="00AF4168" w:rsidRPr="00C06517" w:rsidRDefault="00AF4168" w:rsidP="005F5E80">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rFonts w:cs="Arial"/>
                <w:szCs w:val="20"/>
                <w:rPrChange w:id="81" w:author="Renee McDonough" w:date="2026-05-15T16:42:00Z" w16du:dateUtc="2026-05-15T20:42:00Z">
                  <w:rPr>
                    <w:rFonts w:cs="Arial"/>
                    <w:sz w:val="22"/>
                  </w:rPr>
                </w:rPrChange>
              </w:rPr>
            </w:pPr>
            <w:r>
              <w:rPr>
                <w:rFonts w:cs="Arial"/>
                <w:szCs w:val="20"/>
              </w:rPr>
              <w:t>Develop dashboard API endpoints using existing CQRS pattern. </w:t>
            </w:r>
          </w:p>
          <w:p w14:paraId="23D1372D" w14:textId="77777777" w:rsidR="00AF4168" w:rsidRPr="00C06517" w:rsidRDefault="00AF4168" w:rsidP="005F5E80">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rFonts w:cs="Arial"/>
                <w:szCs w:val="20"/>
                <w:rPrChange w:id="82" w:author="Renee McDonough" w:date="2026-05-15T16:42:00Z" w16du:dateUtc="2026-05-15T20:42:00Z">
                  <w:rPr>
                    <w:rFonts w:cs="Arial"/>
                    <w:sz w:val="22"/>
                  </w:rPr>
                </w:rPrChange>
              </w:rPr>
            </w:pPr>
            <w:r>
              <w:rPr>
                <w:rFonts w:cs="Arial"/>
                <w:szCs w:val="20"/>
              </w:rPr>
              <w:t>Implement real</w:t>
              <w:noBreakHyphen/>
              <w:t>time data using SignalR and Redis caching. </w:t>
            </w:r>
          </w:p>
          <w:p w14:paraId="2C3E8BB2" w14:textId="77777777" w:rsidR="00AF4168" w:rsidRPr="00C06517" w:rsidRDefault="00AF4168" w:rsidP="005F5E80">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rFonts w:cs="Arial"/>
                <w:szCs w:val="20"/>
                <w:rPrChange w:id="83" w:author="Renee McDonough" w:date="2026-05-15T16:42:00Z" w16du:dateUtc="2026-05-15T20:42:00Z">
                  <w:rPr>
                    <w:rFonts w:cs="Arial"/>
                    <w:sz w:val="22"/>
                  </w:rPr>
                </w:rPrChange>
              </w:rPr>
            </w:pPr>
            <w:r>
              <w:rPr>
                <w:rFonts w:cs="Arial"/>
                <w:szCs w:val="20"/>
              </w:rPr>
              <w:lastRenderedPageBreak/>
              <w:t>Build mobile</w:t>
              <w:noBreakHyphen/>
              <w:t>responsive layouts and configuration APIs.</w:t>
            </w:r>
            <w:r>
              <w:rPr>
                <w:rFonts w:cs="Arial"/>
                <w:b/>
                <w:bCs/>
                <w:szCs w:val="20"/>
              </w:rPr>
              <w:t> </w:t>
            </w:r>
          </w:p>
        </w:tc>
        <w:tc>
          <w:tcPr>
            <w:tcW w:w="3712" w:type="dxa"/>
            <w:vAlign w:val="top"/>
            <w:tcPrChange w:id="84" w:author="Renee McDonough" w:date="2026-05-15T16:43:00Z" w16du:dateUtc="2026-05-15T20:43:00Z">
              <w:tcPr>
                <w:tcW w:w="2801" w:type="dxa"/>
                <w:vAlign w:val="top"/>
              </w:tcPr>
            </w:tcPrChange>
          </w:tcPr>
          <w:p w14:paraId="7681F70A" w14:textId="77777777" w:rsidR="00AF4168" w:rsidRPr="00C06517" w:rsidRDefault="00AF4168" w:rsidP="005F5E80">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rFonts w:cs="Arial"/>
                <w:szCs w:val="20"/>
                <w:rPrChange w:id="85" w:author="Renee McDonough" w:date="2026-05-15T16:42:00Z" w16du:dateUtc="2026-05-15T20:42:00Z">
                  <w:rPr>
                    <w:rFonts w:cs="Arial"/>
                    <w:sz w:val="22"/>
                  </w:rPr>
                </w:rPrChange>
              </w:rPr>
            </w:pPr>
            <w:r>
              <w:rPr>
                <w:rFonts w:cs="Arial"/>
                <w:szCs w:val="20"/>
              </w:rPr>
              <w:lastRenderedPageBreak/>
              <w:t xml:space="preserve">Dashboard API Service </w:t>
            </w:r>
          </w:p>
          <w:p w14:paraId="72EF307E" w14:textId="77777777" w:rsidR="00AF4168" w:rsidRPr="00C06517" w:rsidRDefault="00AF4168" w:rsidP="005F5E80">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rFonts w:cs="Arial"/>
                <w:szCs w:val="20"/>
                <w:rPrChange w:id="86" w:author="Renee McDonough" w:date="2026-05-15T16:42:00Z" w16du:dateUtc="2026-05-15T20:42:00Z">
                  <w:rPr>
                    <w:rFonts w:cs="Arial"/>
                    <w:sz w:val="22"/>
                  </w:rPr>
                </w:rPrChange>
              </w:rPr>
            </w:pPr>
            <w:r>
              <w:rPr>
                <w:rFonts w:cs="Arial"/>
                <w:szCs w:val="20"/>
              </w:rPr>
              <w:t>Real</w:t>
            </w:r>
            <w:r>
              <w:rPr>
                <w:rFonts w:ascii="Cambria Math" w:hAnsi="Cambria Math" w:cs="Cambria Math"/>
                <w:szCs w:val="20"/>
              </w:rPr>
              <w:t>‑</w:t>
            </w:r>
            <w:r>
              <w:rPr>
                <w:rFonts w:cs="Arial"/>
                <w:szCs w:val="20"/>
              </w:rPr>
              <w:t xml:space="preserve">time Data Pipeline </w:t>
            </w:r>
          </w:p>
          <w:p w14:paraId="27CC107F" w14:textId="77777777" w:rsidR="00AF4168" w:rsidRPr="00C06517" w:rsidRDefault="00AF4168" w:rsidP="005F5E80">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rFonts w:cs="Arial"/>
                <w:szCs w:val="20"/>
                <w:rPrChange w:id="87" w:author="Renee McDonough" w:date="2026-05-15T16:42:00Z" w16du:dateUtc="2026-05-15T20:42:00Z">
                  <w:rPr>
                    <w:rFonts w:cs="Arial"/>
                    <w:sz w:val="22"/>
                  </w:rPr>
                </w:rPrChange>
              </w:rPr>
            </w:pPr>
            <w:r>
              <w:rPr>
                <w:rFonts w:cs="Arial"/>
                <w:szCs w:val="20"/>
              </w:rPr>
              <w:t>Core Chart Components</w:t>
            </w:r>
          </w:p>
          <w:p w14:paraId="58B28FF0" w14:textId="77777777" w:rsidR="00AF4168" w:rsidRPr="00C06517" w:rsidRDefault="00AF4168" w:rsidP="00CC6145">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rFonts w:cs="Arial"/>
                <w:szCs w:val="20"/>
                <w:lang w:val="en-US"/>
              </w:rPr>
            </w:pPr>
            <w:r>
              <w:rPr>
                <w:rFonts w:cs="Arial"/>
                <w:szCs w:val="20"/>
                <w:lang w:val="en-US"/>
              </w:rPr>
              <w:t xml:space="preserve">MILESTONE 2: Requirements &amp; Design: </w:t>
            </w:r>
          </w:p>
          <w:p w14:paraId="5548E25F" w14:textId="77777777" w:rsidR="00AF4168" w:rsidRPr="00C06517" w:rsidRDefault="00AF4168" w:rsidP="00CC6145">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rFonts w:cs="Arial"/>
                <w:szCs w:val="20"/>
                <w:lang w:val="en-US"/>
              </w:rPr>
            </w:pPr>
            <w:r>
              <w:rPr>
                <w:rFonts w:cs="Arial"/>
                <w:szCs w:val="20"/>
                <w:lang w:val="en-US"/>
              </w:rPr>
              <w:t>Deliverable 2a. Design Walkthrough Review:</w:t>
            </w:r>
          </w:p>
          <w:p w14:paraId="68213DD6" w14:textId="77777777" w:rsidR="00AF4168" w:rsidRPr="00C06517" w:rsidRDefault="00AF4168" w:rsidP="00CC6145">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rFonts w:cs="Arial"/>
                <w:szCs w:val="20"/>
                <w:lang w:val="en-US"/>
              </w:rPr>
            </w:pPr>
            <w:r>
              <w:rPr>
                <w:rFonts w:cs="Arial"/>
                <w:szCs w:val="20"/>
                <w:lang w:val="en-US"/>
              </w:rPr>
              <w:lastRenderedPageBreak/>
              <w:t>Value Labs designers must present end to end walkthroughs of all flows per use case and persona. Walkthroughs are conducted as Design Readiness Reviews with MB Product Management, Product Design, and Engineering present. If a designer cannot clearly articulate the persona, use context, known constraints, and rationale behind key decisions for a given flow, that flow is not ready for review.</w:t>
            </w:r>
          </w:p>
          <w:p w14:paraId="5E4E2716" w14:textId="77777777" w:rsidR="00AF4168" w:rsidRPr="00C06517" w:rsidRDefault="00AF4168" w:rsidP="00CC6145">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rFonts w:cs="Arial"/>
                <w:szCs w:val="20"/>
                <w:lang w:val="en-US"/>
              </w:rPr>
            </w:pPr>
            <w:r>
              <w:rPr>
                <w:rFonts w:cs="Arial"/>
                <w:szCs w:val="20"/>
                <w:lang w:val="en-US"/>
              </w:rPr>
              <w:t>Each flow must be presented on a clickable prototype or working demo first. Figma files must be available to the full team at the same point and must meet the following standard before a walkthrough can be scheduled:</w:t>
            </w:r>
          </w:p>
          <w:p w14:paraId="773E69DB" w14:textId="77777777" w:rsidR="00AF4168" w:rsidRPr="00C06517" w:rsidRDefault="00AF4168" w:rsidP="00CC6145">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rFonts w:cs="Arial"/>
                <w:szCs w:val="20"/>
                <w:lang w:val="en-US"/>
              </w:rPr>
            </w:pPr>
            <w:r>
              <w:rPr>
                <w:rFonts w:cs="Arial"/>
                <w:szCs w:val="20"/>
                <w:lang w:val="en-US"/>
              </w:rPr>
              <w:t xml:space="preserve">Flows must be clearly labelled by use case and screen state. Directional arrows must show flow direction between screens. Happy and unhappy paths must be clearly distinguished. All modals, drawers, tooltips, and overlays must be included as discrete frames. Desktop and mobile versions must both be present. Annotation markers must call out any behaviour not visually self-evident, including conditional logic, permission-based visibility, system-triggered states, and field validation rules. Where a flow involves complex data such as role permissions, package contents, or configuration rules, a specification table must accompany the relevant screen. Empty states, error states, loading states, success confirmations, and inline validation must all be annotated. Where the product involves communications such as emails, alerts, or toast notifications, the content and trigger conditions must be included alongside the relevant screen. Accessibility: Designs must meet WCAG 2.1 AA before a walkthrough can be scheduled. </w:t>
            </w:r>
          </w:p>
          <w:p w14:paraId="306FE1DB" w14:textId="77777777" w:rsidR="00AF4168" w:rsidRPr="00C06517" w:rsidRDefault="00AF4168" w:rsidP="00CC6145">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rFonts w:cs="Arial"/>
                <w:szCs w:val="20"/>
                <w:lang w:val="en-US"/>
              </w:rPr>
            </w:pPr>
            <w:r>
              <w:rPr>
                <w:rFonts w:cs="Arial"/>
                <w:szCs w:val="20"/>
                <w:lang w:val="en-US"/>
              </w:rPr>
              <w:t xml:space="preserve">Outcome: MB and Value Labs can review and refine designs </w:t>
              <w:lastRenderedPageBreak/>
              <w:t>efficiently. Engineering enters handoff with enough specification to build accessibly without open questions.</w:t>
            </w:r>
          </w:p>
          <w:p w14:paraId="4F386C98" w14:textId="77777777" w:rsidR="00AF4168" w:rsidRPr="00C06517" w:rsidRDefault="00AF4168" w:rsidP="00CC6145">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rFonts w:cs="Arial"/>
                <w:szCs w:val="20"/>
                <w:lang w:val="en-US"/>
              </w:rPr>
            </w:pPr>
            <w:r>
              <w:rPr>
                <w:rFonts w:cs="Arial"/>
                <w:szCs w:val="20"/>
                <w:lang w:val="en-US"/>
              </w:rPr>
              <w:t>Deliverable 2.2: Usability Testing</w:t>
            </w:r>
          </w:p>
          <w:p w14:paraId="42AADB7C" w14:textId="77777777" w:rsidR="00AF4168" w:rsidRPr="00C06517" w:rsidRDefault="00AF4168" w:rsidP="00CC6145">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rFonts w:cs="Arial"/>
                <w:szCs w:val="20"/>
                <w:lang w:val="en-US"/>
              </w:rPr>
            </w:pPr>
            <w:r>
              <w:rPr>
                <w:rFonts w:cs="Arial"/>
                <w:szCs w:val="20"/>
                <w:lang w:val="en-US"/>
              </w:rPr>
              <w:t>Main flows must be usability tested with real users before developer handoff. Testing must involve a minimum of five real users. Testing must track time on task per flow, task completion rate, error rate, and drop off points. A System Usability Scale survey must be administered after each testing session, and SUS scores must be included in the findings. Findings in the form of Insights &amp; Recommendations must be presented back to the MB team. Design must be iterated on foot of findings before handoff. Where a second round of testing is conducted, results must be compared against the first round to evidence whether iteration improved performance. Where MB Product Management and Value Labs jointly agree to defer a finding, the deferral must be documented in writing with a reason, risk scoring, and agreed mitigation or resolution point.</w:t>
            </w:r>
          </w:p>
          <w:p w14:paraId="2FB2FCD7" w14:textId="77777777" w:rsidR="00AF4168" w:rsidRPr="00C06517" w:rsidRDefault="00AF4168" w:rsidP="00CC6145">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rFonts w:cs="Arial"/>
                <w:szCs w:val="20"/>
                <w:lang w:val="en-US"/>
              </w:rPr>
            </w:pPr>
            <w:r>
              <w:rPr>
                <w:rFonts w:cs="Arial"/>
                <w:szCs w:val="20"/>
                <w:lang w:val="en-US"/>
              </w:rPr>
              <w:t>Outcome: Designs entering development have been validated with real users. Known issues have been addressed or formally deferred, and testing data provides a clear evidence base for decisions made.</w:t>
            </w:r>
          </w:p>
          <w:p w14:paraId="009A80F4" w14:textId="77777777" w:rsidR="00AF4168" w:rsidRPr="00C06517" w:rsidRDefault="00AF4168" w:rsidP="00CC6145">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rFonts w:cs="Arial"/>
                <w:szCs w:val="20"/>
                <w:lang w:val="en-US"/>
              </w:rPr>
            </w:pPr>
            <w:r>
              <w:rPr>
                <w:rFonts w:cs="Arial"/>
                <w:szCs w:val="20"/>
                <w:lang w:val="en-US"/>
              </w:rPr>
              <w:t>Deliverable 2.3: Developer Handoff Package</w:t>
            </w:r>
          </w:p>
          <w:p w14:paraId="4251B0A3" w14:textId="77777777" w:rsidR="00AF4168" w:rsidRPr="00C06517" w:rsidRDefault="00AF4168" w:rsidP="00CC6145">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rFonts w:cs="Arial"/>
                <w:szCs w:val="20"/>
                <w:lang w:val="en-US"/>
              </w:rPr>
            </w:pPr>
            <w:r>
              <w:rPr>
                <w:rFonts w:cs="Arial"/>
                <w:szCs w:val="20"/>
                <w:lang w:val="en-US"/>
              </w:rPr>
              <w:t xml:space="preserve">Handoff occurs after usability testing is complete and required iteration is done. The package must include a full working clickable prototype (or ideally a html demo) representing the final agreed designs and a complete set of Figma frames meeting the annotation standard in Deliverable 2.1. A completed accessibility checklist must confirm the following across all screens: colour contrast passing in all states, heading hierarchy </w:t>
              <w:lastRenderedPageBreak/>
              <w:t>annotated, focus order specified, focus indicators annotated, ARIA labels specified for all non-text interactive elements, form field labels and messaging specified, landmark regions and semantic roles annotated, and ARIA live region behaviour specified for all dynamic content. Any accessibility items being deferred must be listed with the same written deferral process used for usability findings.</w:t>
            </w:r>
          </w:p>
          <w:p w14:paraId="52F22632" w14:textId="77777777" w:rsidR="00AF4168" w:rsidRPr="00C06517" w:rsidRDefault="00AF4168" w:rsidP="00CC6145">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rFonts w:cs="Arial"/>
                <w:szCs w:val="20"/>
                <w:lang w:val="en-US"/>
              </w:rPr>
            </w:pPr>
            <w:r>
              <w:rPr>
                <w:rFonts w:cs="Arial"/>
                <w:szCs w:val="20"/>
                <w:lang w:val="en-US"/>
              </w:rPr>
              <w:t>Milestone sign-off: Milestone 2 is complete when MB Product Management has reviewed and approved the developer handoff package in writing, confirmed that all usability testing findings have been addressed or formally deferred, and Engineering has confirmed the handoff package is sufficient to begin build without open design questions.</w:t>
            </w:r>
          </w:p>
          <w:p w14:paraId="5D244756" w14:textId="295C7BA8" w:rsidR="00AF4168" w:rsidRPr="00C06517" w:rsidRDefault="00AF4168" w:rsidP="005F5E80">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rFonts w:cs="Arial"/>
                <w:szCs w:val="20"/>
                <w:rPrChange w:id="88" w:author="Renee McDonough" w:date="2026-05-15T16:42:00Z" w16du:dateUtc="2026-05-15T20:42:00Z">
                  <w:rPr>
                    <w:rFonts w:cs="Arial"/>
                    <w:sz w:val="22"/>
                  </w:rPr>
                </w:rPrChange>
              </w:rPr>
            </w:pPr>
          </w:p>
        </w:tc>
        <w:tc>
          <w:tcPr>
            <w:tcW w:w="1465" w:type="dxa"/>
            <w:tcPrChange w:id="89" w:author="Renee McDonough" w:date="2026-05-15T16:43:00Z" w16du:dateUtc="2026-05-15T20:43:00Z">
              <w:tcPr>
                <w:tcW w:w="1582" w:type="dxa"/>
                <w:gridSpan w:val="2"/>
              </w:tcPr>
            </w:tcPrChange>
          </w:tcPr>
          <w:p w14:paraId="2DBF15B2" w14:textId="77777777" w:rsidR="00AF4168" w:rsidRPr="00C06517" w:rsidRDefault="00AF4168" w:rsidP="005F5E80">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rFonts w:cs="Arial"/>
                <w:szCs w:val="20"/>
              </w:rPr>
            </w:pPr>
          </w:p>
        </w:tc>
      </w:tr>
      <w:tr w:rsidR="00AF4168" w:rsidRPr="00C06517" w14:paraId="2677F4C7" w14:textId="7C600BD4" w:rsidTr="00C06517">
        <w:trPr>
          <w:trHeight w:val="1520"/>
          <w:trPrChange w:id="90" w:author="Renee McDonough" w:date="2026-05-15T16:43:00Z" w16du:dateUtc="2026-05-15T20:43:00Z">
            <w:trPr>
              <w:trHeight w:val="1520"/>
            </w:trPr>
          </w:trPrChange>
        </w:trPr>
        <w:tc>
          <w:tcPr>
            <w:cnfStyle w:val="001000000000" w:firstRow="0" w:lastRow="0" w:firstColumn="1" w:lastColumn="0" w:oddVBand="0" w:evenVBand="0" w:oddHBand="0" w:evenHBand="0" w:firstRowFirstColumn="0" w:firstRowLastColumn="0" w:lastRowFirstColumn="0" w:lastRowLastColumn="0"/>
            <w:tcW w:w="1260" w:type="dxa"/>
            <w:vAlign w:val="top"/>
            <w:tcPrChange w:id="91" w:author="Renee McDonough" w:date="2026-05-15T16:43:00Z" w16du:dateUtc="2026-05-15T20:43:00Z">
              <w:tcPr>
                <w:tcW w:w="1842" w:type="dxa"/>
                <w:gridSpan w:val="2"/>
                <w:vAlign w:val="top"/>
              </w:tcPr>
            </w:tcPrChange>
          </w:tcPr>
          <w:p w14:paraId="28589F90" w14:textId="77777777" w:rsidR="00AF4168" w:rsidRPr="00C06517" w:rsidRDefault="00AF4168" w:rsidP="003605E0">
            <w:pPr>
              <w:rPr>
                <w:rFonts w:cs="Arial"/>
                <w:szCs w:val="20"/>
                <w:rPrChange w:id="92" w:author="Renee McDonough" w:date="2026-05-15T16:42:00Z" w16du:dateUtc="2026-05-15T20:42:00Z">
                  <w:rPr>
                    <w:rFonts w:cs="Arial"/>
                    <w:sz w:val="22"/>
                  </w:rPr>
                </w:rPrChange>
              </w:rPr>
            </w:pPr>
            <w:r>
              <w:rPr>
                <w:rFonts w:cs="Arial"/>
                <w:b/>
                <w:bCs/>
                <w:szCs w:val="20"/>
              </w:rPr>
              <w:lastRenderedPageBreak/>
              <w:t>3. UI/UX Implementation &amp; Integration</w:t>
            </w:r>
          </w:p>
        </w:tc>
        <w:tc>
          <w:tcPr>
            <w:tcW w:w="2633" w:type="dxa"/>
            <w:vAlign w:val="top"/>
            <w:tcPrChange w:id="93" w:author="Renee McDonough" w:date="2026-05-15T16:43:00Z" w16du:dateUtc="2026-05-15T20:43:00Z">
              <w:tcPr>
                <w:tcW w:w="2845" w:type="dxa"/>
                <w:gridSpan w:val="2"/>
                <w:vAlign w:val="top"/>
              </w:tcPr>
            </w:tcPrChange>
          </w:tcPr>
          <w:p w14:paraId="6AEE1294" w14:textId="77777777" w:rsidR="00AF4168" w:rsidRPr="00C06517" w:rsidRDefault="00AF4168" w:rsidP="2B2782B7">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rFonts w:cs="Arial"/>
                <w:szCs w:val="20"/>
                <w:rPrChange w:id="94" w:author="Renee McDonough" w:date="2026-05-15T16:42:00Z" w16du:dateUtc="2026-05-15T20:42:00Z">
                  <w:rPr>
                    <w:rFonts w:cs="Arial"/>
                    <w:sz w:val="22"/>
                  </w:rPr>
                </w:rPrChange>
              </w:rPr>
            </w:pPr>
            <w:commentRangeStart w:id="95"/>
            <w:r>
              <w:rPr>
                <w:rFonts w:cs="Arial"/>
                <w:szCs w:val="20"/>
              </w:rPr>
              <w:t>Develop React dashboard components with Material UI. </w:t>
            </w:r>
            <w:commentRangeEnd w:id="95"/>
            <w:r>
              <w:rPr>
                <w:rStyle w:val="CommentReference"/>
                <w:rFonts w:cs="Arial"/>
                <w:sz w:val="20"/>
                <w:szCs w:val="20"/>
                <w:rPrChange w:id="96" w:author="Renee McDonough" w:date="2026-05-15T16:42:00Z" w16du:dateUtc="2026-05-15T20:42:00Z">
                  <w:rPr>
                    <w:rStyle w:val="CommentReference"/>
                    <w:rFonts w:cs="Arial"/>
                    <w:sz w:val="22"/>
                    <w:szCs w:val="22"/>
                  </w:rPr>
                </w:rPrChange>
              </w:rPr>
              <w:commentReference w:id="95"/>
            </w:r>
          </w:p>
          <w:p w14:paraId="4A4BAB9B" w14:textId="77777777" w:rsidR="00AF4168" w:rsidRPr="00C06517" w:rsidRDefault="00AF4168" w:rsidP="005F5E80">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rFonts w:cs="Arial"/>
                <w:szCs w:val="20"/>
                <w:rPrChange w:id="97" w:author="Renee McDonough" w:date="2026-05-15T16:42:00Z" w16du:dateUtc="2026-05-15T20:42:00Z">
                  <w:rPr>
                    <w:rFonts w:cs="Arial"/>
                    <w:sz w:val="22"/>
                  </w:rPr>
                </w:rPrChange>
              </w:rPr>
            </w:pPr>
            <w:r>
              <w:rPr>
                <w:rFonts w:cs="Arial"/>
                <w:szCs w:val="20"/>
              </w:rPr>
              <w:t>Implement filtering and responsive design. </w:t>
            </w:r>
          </w:p>
          <w:p w14:paraId="54032C41" w14:textId="77777777" w:rsidR="00AF4168" w:rsidRPr="00C06517" w:rsidRDefault="00AF4168" w:rsidP="005F5E80">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rFonts w:cs="Arial"/>
                <w:szCs w:val="20"/>
                <w:rPrChange w:id="98" w:author="Renee McDonough" w:date="2026-05-15T16:42:00Z" w16du:dateUtc="2026-05-15T20:42:00Z">
                  <w:rPr>
                    <w:rFonts w:cs="Arial"/>
                    <w:sz w:val="22"/>
                  </w:rPr>
                </w:rPrChange>
              </w:rPr>
            </w:pPr>
            <w:r>
              <w:rPr>
                <w:rFonts w:cs="Arial"/>
                <w:szCs w:val="20"/>
              </w:rPr>
              <w:t>Add comparative analytics, alerts, and simple projections.</w:t>
            </w:r>
            <w:r>
              <w:rPr>
                <w:rFonts w:cs="Arial"/>
                <w:b/>
                <w:bCs/>
                <w:szCs w:val="20"/>
              </w:rPr>
              <w:t> </w:t>
            </w:r>
          </w:p>
        </w:tc>
        <w:tc>
          <w:tcPr>
            <w:tcW w:w="3712" w:type="dxa"/>
            <w:vAlign w:val="top"/>
            <w:tcPrChange w:id="99" w:author="Renee McDonough" w:date="2026-05-15T16:43:00Z" w16du:dateUtc="2026-05-15T20:43:00Z">
              <w:tcPr>
                <w:tcW w:w="2801" w:type="dxa"/>
                <w:vAlign w:val="top"/>
              </w:tcPr>
            </w:tcPrChange>
          </w:tcPr>
          <w:p w14:paraId="18C59661" w14:textId="77777777" w:rsidR="00AF4168" w:rsidRPr="00C06517" w:rsidRDefault="00AF4168" w:rsidP="005F5E80">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szCs w:val="20"/>
                <w:rPrChange w:id="100" w:author="Renee McDonough" w:date="2026-05-15T16:42:00Z" w16du:dateUtc="2026-05-15T20:42:00Z">
                  <w:rPr>
                    <w:sz w:val="22"/>
                  </w:rPr>
                </w:rPrChange>
              </w:rPr>
            </w:pPr>
            <w:r>
              <w:rPr>
                <w:szCs w:val="20"/>
              </w:rPr>
              <w:t xml:space="preserve">Frontend Dashboard Application </w:t>
            </w:r>
          </w:p>
          <w:p w14:paraId="6F26B5C4" w14:textId="77777777" w:rsidR="00AF4168" w:rsidRPr="00C06517" w:rsidRDefault="00AF4168" w:rsidP="005F5E80">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szCs w:val="20"/>
                <w:rPrChange w:id="101" w:author="Renee McDonough" w:date="2026-05-15T16:42:00Z" w16du:dateUtc="2026-05-15T20:42:00Z">
                  <w:rPr>
                    <w:sz w:val="22"/>
                  </w:rPr>
                </w:rPrChange>
              </w:rPr>
            </w:pPr>
            <w:r>
              <w:rPr>
                <w:szCs w:val="20"/>
              </w:rPr>
              <w:t xml:space="preserve">Standard Analytics Features </w:t>
            </w:r>
          </w:p>
          <w:p w14:paraId="3B1818B0" w14:textId="77777777" w:rsidR="00AF4168" w:rsidRPr="00C06517" w:rsidRDefault="00AF4168" w:rsidP="005F5E80">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rFonts w:cs="Arial"/>
                <w:szCs w:val="20"/>
                <w:rPrChange w:id="102" w:author="Renee McDonough" w:date="2026-05-15T16:42:00Z" w16du:dateUtc="2026-05-15T20:42:00Z">
                  <w:rPr>
                    <w:rFonts w:cs="Arial"/>
                    <w:sz w:val="22"/>
                  </w:rPr>
                </w:rPrChange>
              </w:rPr>
            </w:pPr>
            <w:r>
              <w:rPr>
                <w:szCs w:val="20"/>
              </w:rPr>
              <w:t>Integrated User Experience</w:t>
            </w:r>
            <w:r>
              <w:rPr>
                <w:rStyle w:val="Strong"/>
                <w:rFonts w:ascii="Arial" w:hAnsi="Arial" w:cs="Arial"/>
                <w:color w:val="333333"/>
                <w:sz w:val="20"/>
                <w:szCs w:val="20"/>
                <w:rPrChange w:id="103" w:author="Renee McDonough" w:date="2026-05-15T16:42:00Z" w16du:dateUtc="2026-05-15T20:42:00Z">
                  <w:rPr>
                    <w:rStyle w:val="Strong"/>
                    <w:rFonts w:ascii="Arial" w:hAnsi="Arial" w:cs="Arial"/>
                    <w:color w:val="333333"/>
                    <w:sz w:val="22"/>
                  </w:rPr>
                </w:rPrChange>
              </w:rPr>
              <w:t xml:space="preserve"> </w:t>
            </w:r>
          </w:p>
        </w:tc>
        <w:tc>
          <w:tcPr>
            <w:tcW w:w="1465" w:type="dxa"/>
            <w:tcPrChange w:id="104" w:author="Renee McDonough" w:date="2026-05-15T16:43:00Z" w16du:dateUtc="2026-05-15T20:43:00Z">
              <w:tcPr>
                <w:tcW w:w="1582" w:type="dxa"/>
                <w:gridSpan w:val="2"/>
              </w:tcPr>
            </w:tcPrChange>
          </w:tcPr>
          <w:p w14:paraId="0BB2B9BB" w14:textId="77777777" w:rsidR="00AF4168" w:rsidRPr="00C06517" w:rsidRDefault="00AF4168" w:rsidP="005F5E80">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szCs w:val="20"/>
              </w:rPr>
            </w:pPr>
          </w:p>
        </w:tc>
      </w:tr>
      <w:tr w:rsidR="00AF4168" w:rsidRPr="00C06517" w14:paraId="492CA27D" w14:textId="34A95E33" w:rsidTr="00C06517">
        <w:trPr>
          <w:trHeight w:val="1520"/>
          <w:trPrChange w:id="105" w:author="Renee McDonough" w:date="2026-05-15T16:43:00Z" w16du:dateUtc="2026-05-15T20:43:00Z">
            <w:trPr>
              <w:trHeight w:val="1520"/>
            </w:trPr>
          </w:trPrChange>
        </w:trPr>
        <w:tc>
          <w:tcPr>
            <w:cnfStyle w:val="001000000000" w:firstRow="0" w:lastRow="0" w:firstColumn="1" w:lastColumn="0" w:oddVBand="0" w:evenVBand="0" w:oddHBand="0" w:evenHBand="0" w:firstRowFirstColumn="0" w:firstRowLastColumn="0" w:lastRowFirstColumn="0" w:lastRowLastColumn="0"/>
            <w:tcW w:w="1260" w:type="dxa"/>
            <w:vAlign w:val="top"/>
            <w:tcPrChange w:id="106" w:author="Renee McDonough" w:date="2026-05-15T16:43:00Z" w16du:dateUtc="2026-05-15T20:43:00Z">
              <w:tcPr>
                <w:tcW w:w="1842" w:type="dxa"/>
                <w:gridSpan w:val="2"/>
                <w:vAlign w:val="top"/>
              </w:tcPr>
            </w:tcPrChange>
          </w:tcPr>
          <w:p w14:paraId="62F62BCA" w14:textId="77777777" w:rsidR="00AF4168" w:rsidRPr="00C06517" w:rsidRDefault="00AF4168" w:rsidP="003605E0">
            <w:pPr>
              <w:rPr>
                <w:rFonts w:cs="Arial"/>
                <w:b/>
                <w:bCs/>
                <w:szCs w:val="20"/>
                <w:rPrChange w:id="107" w:author="Renee McDonough" w:date="2026-05-15T16:42:00Z" w16du:dateUtc="2026-05-15T20:42:00Z">
                  <w:rPr>
                    <w:rFonts w:cs="Arial"/>
                    <w:b/>
                    <w:bCs/>
                    <w:sz w:val="22"/>
                  </w:rPr>
                </w:rPrChange>
              </w:rPr>
            </w:pPr>
            <w:r>
              <w:rPr>
                <w:rFonts w:cs="Arial"/>
                <w:b/>
                <w:bCs/>
                <w:szCs w:val="20"/>
              </w:rPr>
              <w:t>4</w:t>
            </w:r>
            <w:r>
              <w:rPr>
                <w:szCs w:val="20"/>
              </w:rPr>
              <w:t xml:space="preserve">. </w:t>
            </w:r>
            <w:r>
              <w:rPr>
                <w:b/>
                <w:bCs/>
                <w:szCs w:val="20"/>
              </w:rPr>
              <w:t>Performance Optimization &amp; Testing</w:t>
            </w:r>
          </w:p>
        </w:tc>
        <w:tc>
          <w:tcPr>
            <w:tcW w:w="2633" w:type="dxa"/>
            <w:vAlign w:val="top"/>
            <w:tcPrChange w:id="108" w:author="Renee McDonough" w:date="2026-05-15T16:43:00Z" w16du:dateUtc="2026-05-15T20:43:00Z">
              <w:tcPr>
                <w:tcW w:w="2845" w:type="dxa"/>
                <w:gridSpan w:val="2"/>
                <w:vAlign w:val="top"/>
              </w:tcPr>
            </w:tcPrChange>
          </w:tcPr>
          <w:p w14:paraId="18FAD8C0" w14:textId="77777777" w:rsidR="00AF4168" w:rsidRPr="00C06517" w:rsidRDefault="00AF4168" w:rsidP="005F5E80">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rFonts w:cs="Arial"/>
                <w:szCs w:val="20"/>
                <w:rPrChange w:id="109" w:author="Renee McDonough" w:date="2026-05-15T16:42:00Z" w16du:dateUtc="2026-05-15T20:42:00Z">
                  <w:rPr>
                    <w:rFonts w:cs="Arial"/>
                    <w:sz w:val="22"/>
                  </w:rPr>
                </w:rPrChange>
              </w:rPr>
            </w:pPr>
            <w:r>
              <w:rPr>
                <w:rFonts w:cs="Arial"/>
                <w:szCs w:val="20"/>
              </w:rPr>
              <w:t>Optimize data loading and caching strategies. </w:t>
            </w:r>
          </w:p>
          <w:p w14:paraId="6A59F498" w14:textId="77777777" w:rsidR="00AF4168" w:rsidRPr="00C06517" w:rsidRDefault="00AF4168" w:rsidP="005F5E80">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rFonts w:cs="Arial"/>
                <w:szCs w:val="20"/>
                <w:rPrChange w:id="110" w:author="Renee McDonough" w:date="2026-05-15T16:42:00Z" w16du:dateUtc="2026-05-15T20:42:00Z">
                  <w:rPr>
                    <w:rFonts w:cs="Arial"/>
                    <w:sz w:val="22"/>
                  </w:rPr>
                </w:rPrChange>
              </w:rPr>
            </w:pPr>
            <w:r>
              <w:rPr>
                <w:rFonts w:cs="Arial"/>
                <w:szCs w:val="20"/>
              </w:rPr>
              <w:t>Conduct stress tests and device compatibility checks.</w:t>
            </w:r>
          </w:p>
          <w:p w14:paraId="180969ED" w14:textId="77777777" w:rsidR="00AF4168" w:rsidRPr="00C06517" w:rsidRDefault="00AF4168" w:rsidP="005F5E80">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rFonts w:cs="Arial"/>
                <w:szCs w:val="20"/>
                <w:rPrChange w:id="111" w:author="Renee McDonough" w:date="2026-05-15T16:42:00Z" w16du:dateUtc="2026-05-15T20:42:00Z">
                  <w:rPr>
                    <w:rFonts w:cs="Arial"/>
                    <w:sz w:val="22"/>
                  </w:rPr>
                </w:rPrChange>
              </w:rPr>
            </w:pPr>
            <w:r>
              <w:rPr>
                <w:rFonts w:cs="Arial"/>
                <w:szCs w:val="20"/>
              </w:rPr>
              <w:t>Validate end</w:t>
              <w:noBreakHyphen/>
              <w:t>to</w:t>
              <w:noBreakHyphen/>
              <w:t>end integration quality. </w:t>
            </w:r>
          </w:p>
        </w:tc>
        <w:tc>
          <w:tcPr>
            <w:tcW w:w="3712" w:type="dxa"/>
            <w:vAlign w:val="top"/>
            <w:tcPrChange w:id="112" w:author="Renee McDonough" w:date="2026-05-15T16:43:00Z" w16du:dateUtc="2026-05-15T20:43:00Z">
              <w:tcPr>
                <w:tcW w:w="2801" w:type="dxa"/>
                <w:vAlign w:val="top"/>
              </w:tcPr>
            </w:tcPrChange>
          </w:tcPr>
          <w:p w14:paraId="3C31627E" w14:textId="77777777" w:rsidR="00AF4168" w:rsidRPr="00C06517" w:rsidRDefault="00AF4168" w:rsidP="005F5E80">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szCs w:val="20"/>
                <w:rPrChange w:id="113" w:author="Renee McDonough" w:date="2026-05-15T16:42:00Z" w16du:dateUtc="2026-05-15T20:42:00Z">
                  <w:rPr>
                    <w:sz w:val="22"/>
                  </w:rPr>
                </w:rPrChange>
              </w:rPr>
            </w:pPr>
            <w:r>
              <w:rPr>
                <w:szCs w:val="20"/>
              </w:rPr>
              <w:t>Performance Test Report </w:t>
            </w:r>
          </w:p>
          <w:p w14:paraId="4D9C5ADB" w14:textId="77777777" w:rsidR="00AF4168" w:rsidRPr="00C06517" w:rsidRDefault="00AF4168" w:rsidP="005F5E80">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szCs w:val="20"/>
                <w:rPrChange w:id="114" w:author="Renee McDonough" w:date="2026-05-15T16:42:00Z" w16du:dateUtc="2026-05-15T20:42:00Z">
                  <w:rPr>
                    <w:sz w:val="22"/>
                  </w:rPr>
                </w:rPrChange>
              </w:rPr>
            </w:pPr>
            <w:r>
              <w:rPr>
                <w:szCs w:val="20"/>
              </w:rPr>
              <w:t>Device Compatibility Report</w:t>
            </w:r>
          </w:p>
          <w:p w14:paraId="025670A9" w14:textId="77777777" w:rsidR="00AF4168" w:rsidRPr="00C06517" w:rsidRDefault="00AF4168" w:rsidP="005F5E80">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szCs w:val="20"/>
                <w:rPrChange w:id="115" w:author="Renee McDonough" w:date="2026-05-15T16:42:00Z" w16du:dateUtc="2026-05-15T20:42:00Z">
                  <w:rPr>
                    <w:sz w:val="22"/>
                  </w:rPr>
                </w:rPrChange>
              </w:rPr>
            </w:pPr>
            <w:r>
              <w:rPr>
                <w:szCs w:val="20"/>
              </w:rPr>
              <w:t>Deployment Preparation Package </w:t>
            </w:r>
          </w:p>
        </w:tc>
        <w:tc>
          <w:tcPr>
            <w:tcW w:w="1465" w:type="dxa"/>
            <w:tcPrChange w:id="116" w:author="Renee McDonough" w:date="2026-05-15T16:43:00Z" w16du:dateUtc="2026-05-15T20:43:00Z">
              <w:tcPr>
                <w:tcW w:w="1582" w:type="dxa"/>
                <w:gridSpan w:val="2"/>
              </w:tcPr>
            </w:tcPrChange>
          </w:tcPr>
          <w:p w14:paraId="608F90F5" w14:textId="77777777" w:rsidR="00AF4168" w:rsidRPr="00C06517" w:rsidRDefault="00AF4168" w:rsidP="005F5E80">
            <w:pPr>
              <w:pStyle w:val="ListParagraph"/>
              <w:numPr>
                <w:ilvl w:val="0"/>
                <w:numId w:val="62"/>
              </w:numPr>
              <w:cnfStyle w:val="000000000000" w:firstRow="0" w:lastRow="0" w:firstColumn="0" w:lastColumn="0" w:oddVBand="0" w:evenVBand="0" w:oddHBand="0" w:evenHBand="0" w:firstRowFirstColumn="0" w:firstRowLastColumn="0" w:lastRowFirstColumn="0" w:lastRowLastColumn="0"/>
              <w:rPr>
                <w:szCs w:val="20"/>
              </w:rPr>
            </w:pPr>
          </w:p>
        </w:tc>
      </w:tr>
    </w:tbl>
    <w:p w14:paraId="1309CA5B" w14:textId="15946126" w:rsidR="0ADE5BA2" w:rsidRDefault="0ADE5BA2"/>
    <w:p w14:paraId="6D8359B4" w14:textId="77777777" w:rsidR="00F33F49" w:rsidRPr="00C27956" w:rsidRDefault="00F33F49" w:rsidP="00F33F49">
      <w:pPr>
        <w:pStyle w:val="Heading2"/>
        <w:rPr>
          <w:rFonts w:cs="Arial"/>
        </w:rPr>
      </w:pPr>
      <w:bookmarkStart w:id="117" w:name="_Toc220686904"/>
      <w:r>
        <w:rPr>
          <w:rFonts w:cs="Arial"/>
        </w:rPr>
        <w:t>Comprehensive Technology Stack &amp; Rationale</w:t>
      </w:r>
      <w:bookmarkStart w:id="118" w:name="_Toc220520679"/>
      <w:bookmarkEnd w:id="52"/>
      <w:bookmarkEnd w:id="117"/>
    </w:p>
    <w:p w14:paraId="63154719" w14:textId="140ECEB5" w:rsidR="00F33F49" w:rsidRPr="00C27956" w:rsidRDefault="00F33F49" w:rsidP="005746E3">
      <w:pPr>
        <w:pStyle w:val="Heading3"/>
        <w:numPr>
          <w:ilvl w:val="0"/>
          <w:numId w:val="0"/>
        </w:numPr>
        <w:ind w:left="720" w:hanging="720"/>
        <w:rPr>
          <w:rFonts w:cs="Arial"/>
          <w:sz w:val="32"/>
          <w:szCs w:val="32"/>
        </w:rPr>
      </w:pPr>
      <w:bookmarkStart w:id="119" w:name="_Toc220686905"/>
      <w:r>
        <w:rPr>
          <w:rFonts w:cs="Arial"/>
          <w:sz w:val="32"/>
          <w:szCs w:val="32"/>
        </w:rPr>
        <w:t>Architecture</w:t>
      </w:r>
      <w:bookmarkEnd w:id="118"/>
      <w:bookmarkEnd w:id="119"/>
    </w:p>
    <w:p w14:paraId="42557BE6" w14:textId="77777777" w:rsidR="00F33F49" w:rsidRPr="00C27956" w:rsidRDefault="00F33F49" w:rsidP="00F33F49">
      <w:pPr>
        <w:pStyle w:val="BodyText-Heading2"/>
      </w:pPr>
      <w:r>
        <w:t>The Modernized Dashboards builds upon the Phase 1 foundation with additional capabilities for real-time processing and advanced data visualization, extending the existing CQRS pattern with dedicated services for analytics and real-time data streaming.</w:t>
      </w:r>
    </w:p>
    <w:p w14:paraId="647EFD05" w14:textId="77777777" w:rsidR="000721B2" w:rsidRPr="00C27956" w:rsidRDefault="00F33F49" w:rsidP="00F33F49">
      <w:pPr>
        <w:pStyle w:val="BodyText-Heading2"/>
        <w:ind w:left="0"/>
        <w:jc w:val="center"/>
      </w:pPr>
      <w:r>
        <w:rPr>
          <w:noProof/>
        </w:rPr>
        <w:lastRenderedPageBreak/>
        <w:drawing>
          <wp:inline distT="0" distB="0" distL="0" distR="0" wp14:anchorId="398FFA97" wp14:editId="638D4739">
            <wp:extent cx="4533738" cy="4184162"/>
            <wp:effectExtent l="133350" t="114300" r="133985" b="159385"/>
            <wp:docPr id="158694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44695" name=""/>
                    <pic:cNvPicPr/>
                  </pic:nvPicPr>
                  <pic:blipFill>
                    <a:blip r:embed="rId20"/>
                    <a:stretch>
                      <a:fillRect/>
                    </a:stretch>
                  </pic:blipFill>
                  <pic:spPr>
                    <a:xfrm>
                      <a:off x="0" y="0"/>
                      <a:ext cx="4538624" cy="41886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6BD9A2E" w14:textId="77777777" w:rsidR="00D03A16" w:rsidRDefault="00D03A16">
      <w:pPr>
        <w:rPr>
          <w:rFonts w:ascii="Arial" w:eastAsiaTheme="majorEastAsia" w:hAnsi="Arial" w:cstheme="majorBidi"/>
          <w:b/>
          <w:color w:val="000000" w:themeColor="text1"/>
          <w:sz w:val="32"/>
          <w:szCs w:val="32"/>
        </w:rPr>
      </w:pPr>
      <w:r>
        <w:br w:type="page"/>
      </w:r>
    </w:p>
    <w:p w14:paraId="62D0D018" w14:textId="77777777" w:rsidR="00F33F49" w:rsidRPr="00C27956" w:rsidRDefault="00F33F49" w:rsidP="00F33F49">
      <w:pPr>
        <w:pStyle w:val="Heading2"/>
        <w:rPr>
          <w:rFonts w:cs="Arial"/>
        </w:rPr>
      </w:pPr>
      <w:hyperlink r:id="rId21" w:anchor="71-phase-2-technology-additions" w:history="1">
        <w:bookmarkStart w:id="120" w:name="_Toc220686906"/>
        <w:r>
          <w:rPr>
            <w:rFonts w:cs="Arial"/>
          </w:rPr>
          <w:t>Phase 2 Technology Additions</w:t>
        </w:r>
        <w:bookmarkEnd w:id="120"/>
      </w:hyperlink>
    </w:p>
    <w:tbl>
      <w:tblPr>
        <w:tblStyle w:val="Style1"/>
        <w:tblW w:w="4675" w:type="pct"/>
        <w:tblInd w:w="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121" w:author="Renee McDonough" w:date="2026-05-12T11:46:00Z" w16du:dateUtc="2026-05-12T15:46:00Z">
          <w:tblPr>
            <w:tblStyle w:val="Style1"/>
            <w:tblW w:w="0" w:type="auto"/>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2594"/>
        <w:gridCol w:w="6387"/>
        <w:tblGridChange w:id="122">
          <w:tblGrid>
            <w:gridCol w:w="90"/>
            <w:gridCol w:w="1460"/>
            <w:gridCol w:w="1134"/>
            <w:gridCol w:w="1943"/>
            <w:gridCol w:w="4444"/>
          </w:tblGrid>
        </w:tblGridChange>
      </w:tblGrid>
      <w:tr w:rsidR="00A80509" w:rsidRPr="00C27956" w14:paraId="3A651AE6" w14:textId="77777777" w:rsidTr="00A80509">
        <w:trPr>
          <w:cnfStyle w:val="100000000000" w:firstRow="1" w:lastRow="0" w:firstColumn="0" w:lastColumn="0" w:oddVBand="0" w:evenVBand="0" w:oddHBand="0" w:evenHBand="0" w:firstRowFirstColumn="0" w:firstRowLastColumn="0" w:lastRowFirstColumn="0" w:lastRowLastColumn="0"/>
          <w:trHeight w:val="620"/>
          <w:trPrChange w:id="123" w:author="Renee McDonough" w:date="2026-05-12T11:46:00Z" w16du:dateUtc="2026-05-12T15:46:00Z">
            <w:trPr>
              <w:gridAfter w:val="0"/>
              <w:trHeight w:val="620"/>
            </w:trPr>
          </w:trPrChange>
        </w:trPr>
        <w:tc>
          <w:tcPr>
            <w:cnfStyle w:val="001000000000" w:firstRow="0" w:lastRow="0" w:firstColumn="1" w:lastColumn="0" w:oddVBand="0" w:evenVBand="0" w:oddHBand="0" w:evenHBand="0" w:firstRowFirstColumn="0" w:firstRowLastColumn="0" w:lastRowFirstColumn="0" w:lastRowLastColumn="0"/>
            <w:tcW w:w="1444" w:type="pct"/>
            <w:shd w:val="clear" w:color="auto" w:fill="2F5496"/>
            <w:vAlign w:val="top"/>
            <w:tcPrChange w:id="124" w:author="Renee McDonough" w:date="2026-05-12T11:46:00Z" w16du:dateUtc="2026-05-12T15:46:00Z">
              <w:tcPr>
                <w:tcW w:w="1149" w:type="dxa"/>
                <w:gridSpan w:val="2"/>
                <w:shd w:val="clear" w:color="auto" w:fill="2F5496"/>
                <w:vAlign w:val="top"/>
              </w:tcPr>
            </w:tcPrChange>
          </w:tcPr>
          <w:p w14:paraId="7FCC0C72" w14:textId="77777777" w:rsidR="00A80509" w:rsidRPr="00C27956" w:rsidRDefault="00A80509" w:rsidP="00F33F49">
            <w:pPr>
              <w:jc w:val="left"/>
              <w:cnfStyle w:val="101000000000" w:firstRow="1" w:lastRow="0" w:firstColumn="1" w:lastColumn="0" w:oddVBand="0" w:evenVBand="0" w:oddHBand="0" w:evenHBand="0" w:firstRowFirstColumn="0" w:firstRowLastColumn="0" w:lastRowFirstColumn="0" w:lastRowLastColumn="0"/>
              <w:rPr>
                <w:rFonts w:cs="Arial"/>
                <w:sz w:val="22"/>
              </w:rPr>
            </w:pPr>
            <w:r>
              <w:rPr>
                <w:rFonts w:cs="Arial"/>
                <w:bCs/>
                <w:sz w:val="22"/>
              </w:rPr>
              <w:t>Category</w:t>
            </w:r>
          </w:p>
        </w:tc>
        <w:tc>
          <w:tcPr>
            <w:tcW w:w="3556" w:type="pct"/>
            <w:shd w:val="clear" w:color="auto" w:fill="2F5496"/>
            <w:vAlign w:val="top"/>
            <w:tcPrChange w:id="125" w:author="Renee McDonough" w:date="2026-05-12T11:46:00Z" w16du:dateUtc="2026-05-12T15:46:00Z">
              <w:tcPr>
                <w:tcW w:w="2695" w:type="dxa"/>
                <w:gridSpan w:val="2"/>
                <w:shd w:val="clear" w:color="auto" w:fill="2F5496"/>
                <w:vAlign w:val="top"/>
              </w:tcPr>
            </w:tcPrChange>
          </w:tcPr>
          <w:p w14:paraId="5206688D" w14:textId="39CA82EA" w:rsidR="00A80509" w:rsidRPr="00C27956" w:rsidRDefault="00A80509" w:rsidP="00F33F49">
            <w:pPr>
              <w:jc w:val="left"/>
              <w:cnfStyle w:val="100000000000" w:firstRow="1" w:lastRow="0" w:firstColumn="0" w:lastColumn="0" w:oddVBand="0" w:evenVBand="0" w:oddHBand="0" w:evenHBand="0" w:firstRowFirstColumn="0" w:firstRowLastColumn="0" w:lastRowFirstColumn="0" w:lastRowLastColumn="0"/>
              <w:rPr>
                <w:rFonts w:cs="Arial"/>
                <w:sz w:val="22"/>
              </w:rPr>
            </w:pPr>
            <w:del w:id="126" w:author="Renee McDonough" w:date="2026-05-12T11:46:00Z">
              <w:r>
                <w:rPr>
                  <w:rFonts w:cs="Arial"/>
                  <w:bCs/>
                  <w:sz w:val="22"/>
                </w:rPr>
                <w:delText>Recommendation</w:delText>
              </w:r>
            </w:del>
            <w:ins w:id="127" w:author="Renee McDonough" w:date="2026-05-12T11:46:00Z">
              <w:r>
                <w:rPr>
                  <w:rFonts w:cs="Arial"/>
                  <w:bCs/>
                  <w:sz w:val="22"/>
                </w:rPr>
                <w:t>Additions</w:t>
              </w:r>
            </w:ins>
          </w:p>
        </w:tc>
      </w:tr>
      <w:tr w:rsidR="00A80509" w:rsidRPr="00C27956" w14:paraId="2A4805FB" w14:textId="77777777" w:rsidTr="00A80509">
        <w:trPr>
          <w:trPrChange w:id="128" w:author="Renee McDonough" w:date="2026-05-12T11:46:00Z" w16du:dateUtc="2026-05-12T15:46:00Z">
            <w:trPr>
              <w:gridAfter w:val="0"/>
            </w:trPr>
          </w:trPrChange>
        </w:trPr>
        <w:tc>
          <w:tcPr>
            <w:cnfStyle w:val="001000000000" w:firstRow="0" w:lastRow="0" w:firstColumn="1" w:lastColumn="0" w:oddVBand="0" w:evenVBand="0" w:oddHBand="0" w:evenHBand="0" w:firstRowFirstColumn="0" w:firstRowLastColumn="0" w:lastRowFirstColumn="0" w:lastRowLastColumn="0"/>
            <w:tcW w:w="1444" w:type="pct"/>
            <w:vAlign w:val="top"/>
            <w:tcPrChange w:id="129" w:author="Renee McDonough" w:date="2026-05-12T11:46:00Z" w16du:dateUtc="2026-05-12T15:46:00Z">
              <w:tcPr>
                <w:tcW w:w="1149" w:type="dxa"/>
                <w:gridSpan w:val="2"/>
                <w:vAlign w:val="top"/>
              </w:tcPr>
            </w:tcPrChange>
          </w:tcPr>
          <w:p w14:paraId="53C5CEEF" w14:textId="77777777" w:rsidR="00A80509" w:rsidRPr="00C27956" w:rsidRDefault="00A80509" w:rsidP="00F33F49">
            <w:pPr>
              <w:rPr>
                <w:rFonts w:cs="Arial"/>
                <w:szCs w:val="20"/>
              </w:rPr>
            </w:pPr>
            <w:r>
              <w:rPr>
                <w:rFonts w:cs="Arial"/>
                <w:b/>
                <w:bCs/>
                <w:szCs w:val="20"/>
              </w:rPr>
              <w:t>Real-Time Updates</w:t>
            </w:r>
          </w:p>
        </w:tc>
        <w:tc>
          <w:tcPr>
            <w:tcW w:w="3556" w:type="pct"/>
            <w:vAlign w:val="top"/>
            <w:tcPrChange w:id="130" w:author="Renee McDonough" w:date="2026-05-12T11:46:00Z" w16du:dateUtc="2026-05-12T15:46:00Z">
              <w:tcPr>
                <w:tcW w:w="2695" w:type="dxa"/>
                <w:gridSpan w:val="2"/>
                <w:vAlign w:val="top"/>
              </w:tcPr>
            </w:tcPrChange>
          </w:tcPr>
          <w:p w14:paraId="66A07772" w14:textId="77777777" w:rsidR="00A80509" w:rsidRPr="00C27956" w:rsidRDefault="00A80509" w:rsidP="00F33F49">
            <w:pPr>
              <w:cnfStyle w:val="000000000000" w:firstRow="0" w:lastRow="0" w:firstColumn="0" w:lastColumn="0" w:oddVBand="0" w:evenVBand="0" w:oddHBand="0" w:evenHBand="0" w:firstRowFirstColumn="0" w:firstRowLastColumn="0" w:lastRowFirstColumn="0" w:lastRowLastColumn="0"/>
              <w:rPr>
                <w:rFonts w:cs="Arial"/>
                <w:szCs w:val="20"/>
              </w:rPr>
            </w:pPr>
            <w:r>
              <w:rPr>
                <w:rFonts w:cs="Arial"/>
                <w:b/>
                <w:bCs/>
                <w:szCs w:val="20"/>
              </w:rPr>
              <w:t>SignalR with Azure SignalR Service</w:t>
            </w:r>
          </w:p>
        </w:tc>
      </w:tr>
      <w:tr w:rsidR="00A80509" w:rsidRPr="00C27956" w14:paraId="0202B636" w14:textId="77777777" w:rsidTr="00A80509">
        <w:trPr>
          <w:trPrChange w:id="131" w:author="Renee McDonough" w:date="2026-05-12T11:46:00Z" w16du:dateUtc="2026-05-12T15:46:00Z">
            <w:trPr>
              <w:gridAfter w:val="0"/>
            </w:trPr>
          </w:trPrChange>
        </w:trPr>
        <w:tc>
          <w:tcPr>
            <w:cnfStyle w:val="001000000000" w:firstRow="0" w:lastRow="0" w:firstColumn="1" w:lastColumn="0" w:oddVBand="0" w:evenVBand="0" w:oddHBand="0" w:evenHBand="0" w:firstRowFirstColumn="0" w:firstRowLastColumn="0" w:lastRowFirstColumn="0" w:lastRowLastColumn="0"/>
            <w:tcW w:w="1444" w:type="pct"/>
            <w:vAlign w:val="top"/>
            <w:tcPrChange w:id="132" w:author="Renee McDonough" w:date="2026-05-12T11:46:00Z" w16du:dateUtc="2026-05-12T15:46:00Z">
              <w:tcPr>
                <w:tcW w:w="1149" w:type="dxa"/>
                <w:gridSpan w:val="2"/>
                <w:vAlign w:val="top"/>
              </w:tcPr>
            </w:tcPrChange>
          </w:tcPr>
          <w:p w14:paraId="281A451A" w14:textId="77777777" w:rsidR="00A80509" w:rsidRPr="00C27956" w:rsidRDefault="00A80509" w:rsidP="00F33F49">
            <w:pPr>
              <w:rPr>
                <w:rFonts w:cs="Arial"/>
                <w:szCs w:val="20"/>
              </w:rPr>
            </w:pPr>
            <w:r>
              <w:rPr>
                <w:rFonts w:cs="Arial"/>
                <w:b/>
                <w:bCs/>
                <w:szCs w:val="20"/>
              </w:rPr>
              <w:t>Chart Library</w:t>
            </w:r>
          </w:p>
        </w:tc>
        <w:tc>
          <w:tcPr>
            <w:tcW w:w="3556" w:type="pct"/>
            <w:vAlign w:val="top"/>
            <w:tcPrChange w:id="133" w:author="Renee McDonough" w:date="2026-05-12T11:46:00Z" w16du:dateUtc="2026-05-12T15:46:00Z">
              <w:tcPr>
                <w:tcW w:w="2695" w:type="dxa"/>
                <w:gridSpan w:val="2"/>
                <w:vAlign w:val="top"/>
              </w:tcPr>
            </w:tcPrChange>
          </w:tcPr>
          <w:p w14:paraId="12D9C4E6" w14:textId="77777777" w:rsidR="00A80509" w:rsidRPr="00C27956" w:rsidRDefault="00A80509" w:rsidP="00F33F49">
            <w:pPr>
              <w:cnfStyle w:val="000000000000" w:firstRow="0" w:lastRow="0" w:firstColumn="0" w:lastColumn="0" w:oddVBand="0" w:evenVBand="0" w:oddHBand="0" w:evenHBand="0" w:firstRowFirstColumn="0" w:firstRowLastColumn="0" w:lastRowFirstColumn="0" w:lastRowLastColumn="0"/>
              <w:rPr>
                <w:rFonts w:cs="Arial"/>
                <w:szCs w:val="20"/>
              </w:rPr>
            </w:pPr>
            <w:r>
              <w:rPr>
                <w:rFonts w:cs="Arial"/>
                <w:b/>
                <w:bCs/>
                <w:szCs w:val="20"/>
              </w:rPr>
              <w:t>Chart.js with React Wrappers</w:t>
            </w:r>
          </w:p>
        </w:tc>
      </w:tr>
      <w:tr w:rsidR="00A80509" w:rsidRPr="00C27956" w14:paraId="4B0A264F" w14:textId="77777777" w:rsidTr="00A80509">
        <w:trPr>
          <w:trHeight w:val="305"/>
          <w:trPrChange w:id="134" w:author="Renee McDonough" w:date="2026-05-12T11:46:00Z" w16du:dateUtc="2026-05-12T15:46:00Z">
            <w:trPr>
              <w:gridAfter w:val="0"/>
              <w:trHeight w:val="1538"/>
            </w:trPr>
          </w:trPrChange>
        </w:trPr>
        <w:tc>
          <w:tcPr>
            <w:cnfStyle w:val="001000000000" w:firstRow="0" w:lastRow="0" w:firstColumn="1" w:lastColumn="0" w:oddVBand="0" w:evenVBand="0" w:oddHBand="0" w:evenHBand="0" w:firstRowFirstColumn="0" w:firstRowLastColumn="0" w:lastRowFirstColumn="0" w:lastRowLastColumn="0"/>
            <w:tcW w:w="1444" w:type="pct"/>
            <w:vAlign w:val="top"/>
            <w:tcPrChange w:id="135" w:author="Renee McDonough" w:date="2026-05-12T11:46:00Z" w16du:dateUtc="2026-05-12T15:46:00Z">
              <w:tcPr>
                <w:tcW w:w="1149" w:type="dxa"/>
                <w:gridSpan w:val="2"/>
                <w:vAlign w:val="top"/>
              </w:tcPr>
            </w:tcPrChange>
          </w:tcPr>
          <w:p w14:paraId="3D14D935" w14:textId="77777777" w:rsidR="00A80509" w:rsidRPr="00C27956" w:rsidRDefault="00A80509" w:rsidP="00F33F49">
            <w:pPr>
              <w:rPr>
                <w:rFonts w:cs="Arial"/>
                <w:szCs w:val="20"/>
              </w:rPr>
            </w:pPr>
            <w:r>
              <w:rPr>
                <w:rFonts w:cs="Arial"/>
                <w:b/>
                <w:bCs/>
                <w:szCs w:val="20"/>
              </w:rPr>
              <w:t>Advanced Visualizations</w:t>
            </w:r>
          </w:p>
        </w:tc>
        <w:tc>
          <w:tcPr>
            <w:tcW w:w="3556" w:type="pct"/>
            <w:vAlign w:val="top"/>
            <w:tcPrChange w:id="136" w:author="Renee McDonough" w:date="2026-05-12T11:46:00Z" w16du:dateUtc="2026-05-12T15:46:00Z">
              <w:tcPr>
                <w:tcW w:w="2695" w:type="dxa"/>
                <w:gridSpan w:val="2"/>
                <w:vAlign w:val="top"/>
              </w:tcPr>
            </w:tcPrChange>
          </w:tcPr>
          <w:p w14:paraId="63DDAACF" w14:textId="77777777" w:rsidR="00A80509" w:rsidRPr="00C27956" w:rsidRDefault="00A80509" w:rsidP="00F33F49">
            <w:pPr>
              <w:cnfStyle w:val="000000000000" w:firstRow="0" w:lastRow="0" w:firstColumn="0" w:lastColumn="0" w:oddVBand="0" w:evenVBand="0" w:oddHBand="0" w:evenHBand="0" w:firstRowFirstColumn="0" w:firstRowLastColumn="0" w:lastRowFirstColumn="0" w:lastRowLastColumn="0"/>
              <w:rPr>
                <w:rFonts w:cs="Arial"/>
                <w:szCs w:val="20"/>
              </w:rPr>
            </w:pPr>
            <w:r>
              <w:rPr>
                <w:rFonts w:cs="Arial"/>
                <w:b/>
                <w:bCs/>
                <w:szCs w:val="20"/>
              </w:rPr>
              <w:t>D3.js for Complex Visualizations</w:t>
            </w:r>
          </w:p>
        </w:tc>
      </w:tr>
    </w:tbl>
    <w:p w14:paraId="18AC1F82" w14:textId="77777777" w:rsidR="00CC0497" w:rsidRPr="00C27956" w:rsidRDefault="00CC0497" w:rsidP="2B2782B7">
      <w:pPr>
        <w:pStyle w:val="Heading3"/>
        <w:rPr>
          <w:rFonts w:cs="Arial"/>
        </w:rPr>
      </w:pPr>
      <w:hyperlink r:id="rId22" w:anchor="9-governance-collaboration" w:history="1">
        <w:bookmarkStart w:id="137" w:name="_Toc220686909"/>
        <w:bookmarkStart w:id="138" w:name="_Toc220520688"/>
        <w:r>
          <w:rPr>
            <w:rFonts w:cs="Arial"/>
          </w:rPr>
          <w:t>Governance &amp; Collaboration</w:t>
        </w:r>
        <w:bookmarkEnd w:id="137"/>
        <w:bookmarkEnd w:id="138"/>
      </w:hyperlink>
    </w:p>
    <w:p w14:paraId="1E417BF8" w14:textId="77777777" w:rsidR="00CC0497" w:rsidRPr="00C27956" w:rsidRDefault="00CC0497" w:rsidP="00CC0497">
      <w:pPr>
        <w:pStyle w:val="Heading23-List1"/>
      </w:pPr>
      <w:r>
        <w:rPr>
          <w:b/>
          <w:bCs/>
        </w:rPr>
        <w:t>Integrated Delivery:</w:t>
      </w:r>
      <w:r>
        <w:t> Phase 2 coordinated as part of larger program with shared resources</w:t>
      </w:r>
    </w:p>
    <w:p w14:paraId="513DA658" w14:textId="77777777" w:rsidR="00CC0497" w:rsidRPr="00C27956" w:rsidRDefault="00CC0497" w:rsidP="00CC0497">
      <w:pPr>
        <w:pStyle w:val="Heading23-List1"/>
      </w:pPr>
      <w:r>
        <w:rPr>
          <w:b/>
          <w:bCs/>
        </w:rPr>
        <w:t>Dashboard User Experience:</w:t>
      </w:r>
      <w:r>
        <w:t> Iterative design sprints with stakeholder involvement, daily design reviews, and rapid prototyping validation</w:t>
      </w:r>
    </w:p>
    <w:p w14:paraId="45236239" w14:textId="77777777" w:rsidR="00CC0497" w:rsidRPr="00C27956" w:rsidRDefault="00CC0497" w:rsidP="00CC0497">
      <w:pPr>
        <w:pStyle w:val="Heading23-List1"/>
      </w:pPr>
      <w:r>
        <w:rPr>
          <w:b/>
          <w:bCs/>
        </w:rPr>
        <w:t>Integration Coordination:</w:t>
      </w:r>
      <w:r>
        <w:t> Close collaboration between dashboard and reporting teams for unified user experience</w:t>
      </w:r>
    </w:p>
    <w:p w14:paraId="797BFFE4" w14:textId="77777777" w:rsidR="00CC0497" w:rsidRPr="00C27956" w:rsidRDefault="00CC0497" w:rsidP="00CC0497">
      <w:pPr>
        <w:pStyle w:val="Heading23-List1"/>
      </w:pPr>
      <w:r>
        <w:rPr>
          <w:b/>
          <w:bCs/>
        </w:rPr>
        <w:t>Technology Sharing:</w:t>
      </w:r>
      <w:r>
        <w:t> Leverages Phase 1 technical infrastructure and established patterns</w:t>
      </w:r>
    </w:p>
    <w:p w14:paraId="2514D035" w14:textId="77777777" w:rsidR="00CC0497" w:rsidRPr="00C27956" w:rsidRDefault="00CC0497" w:rsidP="00CC0497">
      <w:pPr>
        <w:pStyle w:val="Heading2"/>
        <w:rPr>
          <w:rFonts w:cs="Arial"/>
        </w:rPr>
      </w:pPr>
      <w:hyperlink r:id="rId23" w:anchor="91-combined-integration-benefits" w:history="1">
        <w:bookmarkStart w:id="139" w:name="_Toc220520689"/>
        <w:bookmarkStart w:id="140" w:name="_Toc220686910"/>
        <w:r>
          <w:rPr>
            <w:rFonts w:cs="Arial"/>
          </w:rPr>
          <w:t>Integration Benefits</w:t>
        </w:r>
        <w:bookmarkEnd w:id="139"/>
        <w:bookmarkEnd w:id="140"/>
      </w:hyperlink>
    </w:p>
    <w:p w14:paraId="2A8436D4" w14:textId="77777777" w:rsidR="00CC0497" w:rsidRPr="00C27956" w:rsidRDefault="00CC0497" w:rsidP="00CC0497">
      <w:pPr>
        <w:pStyle w:val="Heading23-List1"/>
      </w:pPr>
      <w:r>
        <w:rPr>
          <w:b/>
          <w:bCs/>
        </w:rPr>
        <w:t>Unified Authentication:</w:t>
      </w:r>
      <w:r>
        <w:t> Single sign through existing ASP.NET Core Identity</w:t>
      </w:r>
    </w:p>
    <w:p w14:paraId="2D3837FC" w14:textId="77777777" w:rsidR="00CC0497" w:rsidRPr="00C27956" w:rsidRDefault="00CC0497" w:rsidP="00CC0497">
      <w:pPr>
        <w:pStyle w:val="Heading23-List1"/>
      </w:pPr>
      <w:r>
        <w:rPr>
          <w:b/>
          <w:bCs/>
        </w:rPr>
        <w:t>Shared Data Infrastructure:</w:t>
      </w:r>
      <w:r>
        <w:t> Common databases, caching strategies, and API patterns</w:t>
      </w:r>
    </w:p>
    <w:p w14:paraId="60C897A3" w14:textId="77777777" w:rsidR="00CC0497" w:rsidRPr="00C27956" w:rsidRDefault="00CC0497" w:rsidP="00CC0497">
      <w:pPr>
        <w:pStyle w:val="Heading23-List1"/>
      </w:pPr>
      <w:r>
        <w:rPr>
          <w:b/>
          <w:bCs/>
        </w:rPr>
        <w:t>Consistent UI Framework:</w:t>
      </w:r>
      <w:r>
        <w:t> Material theme and components shared between dashboard and reporting interfaces</w:t>
      </w:r>
    </w:p>
    <w:p w14:paraId="0A6E20EF" w14:textId="77777777" w:rsidR="00CC0497" w:rsidRPr="00C27956" w:rsidRDefault="00CC0497" w:rsidP="00CC0497">
      <w:pPr>
        <w:pStyle w:val="Heading23-List1"/>
      </w:pPr>
      <w:r>
        <w:rPr>
          <w:b/>
          <w:bCs/>
        </w:rPr>
        <w:t>Ongoing Excellence:</w:t>
      </w:r>
      <w:r>
        <w:t> Shared monitoring, logging, and error handling capabilities</w:t>
      </w:r>
    </w:p>
    <w:p w14:paraId="3DF226B3" w14:textId="5A50B19B" w:rsidR="000721B2" w:rsidRPr="00C27956" w:rsidRDefault="00CC0497" w:rsidP="003B3697">
      <w:pPr>
        <w:pStyle w:val="Heading2"/>
        <w:rPr>
          <w:rFonts w:cs="Arial"/>
        </w:rPr>
      </w:pPr>
      <w:bookmarkStart w:id="141" w:name="_Toc220686911"/>
      <w:r>
        <w:rPr>
          <w:rFonts w:cs="Arial"/>
        </w:rPr>
        <w:t>Technology Stack</w:t>
      </w:r>
      <w:bookmarkEnd w:id="141"/>
    </w:p>
    <w:tbl>
      <w:tblPr>
        <w:tblW w:w="0" w:type="auto"/>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60"/>
        <w:gridCol w:w="2140"/>
        <w:gridCol w:w="2137"/>
        <w:gridCol w:w="2763"/>
      </w:tblGrid>
      <w:tr w:rsidR="003B3697" w:rsidRPr="00C27956" w14:paraId="4F4E794C" w14:textId="77777777" w:rsidTr="003B3697">
        <w:trPr>
          <w:tblHeader/>
        </w:trPr>
        <w:tc>
          <w:tcPr>
            <w:tcW w:w="1270" w:type="dxa"/>
            <w:shd w:val="clear" w:color="auto" w:fill="2F5496"/>
            <w:tcMar>
              <w:top w:w="180" w:type="dxa"/>
              <w:left w:w="180" w:type="dxa"/>
              <w:bottom w:w="180" w:type="dxa"/>
              <w:right w:w="180" w:type="dxa"/>
            </w:tcMar>
            <w:vAlign w:val="center"/>
            <w:hideMark/>
          </w:tcPr>
          <w:p w14:paraId="0DC36B82" w14:textId="77777777" w:rsidR="003B3697" w:rsidRPr="00C27956" w:rsidRDefault="003B3697" w:rsidP="00E114DC">
            <w:pPr>
              <w:rPr>
                <w:rFonts w:ascii="Arial" w:hAnsi="Arial" w:cs="Arial"/>
                <w:b/>
                <w:bCs/>
                <w:color w:val="FFFFFF" w:themeColor="background1"/>
                <w:lang w:val="en-US"/>
              </w:rPr>
            </w:pPr>
            <w:r>
              <w:rPr>
                <w:rFonts w:ascii="Arial" w:hAnsi="Arial" w:cs="Arial"/>
                <w:b/>
                <w:bCs/>
                <w:color w:val="FFFFFF" w:themeColor="background1"/>
                <w:lang w:val="en-US"/>
              </w:rPr>
              <w:t>Layer</w:t>
            </w:r>
          </w:p>
        </w:tc>
        <w:tc>
          <w:tcPr>
            <w:tcW w:w="0" w:type="auto"/>
            <w:shd w:val="clear" w:color="auto" w:fill="2F5496"/>
            <w:tcMar>
              <w:top w:w="180" w:type="dxa"/>
              <w:left w:w="180" w:type="dxa"/>
              <w:bottom w:w="180" w:type="dxa"/>
              <w:right w:w="180" w:type="dxa"/>
            </w:tcMar>
            <w:vAlign w:val="center"/>
            <w:hideMark/>
          </w:tcPr>
          <w:p w14:paraId="1D0022D6" w14:textId="77777777" w:rsidR="003B3697" w:rsidRPr="00C27956" w:rsidRDefault="003B3697" w:rsidP="00E114DC">
            <w:pPr>
              <w:rPr>
                <w:rFonts w:ascii="Arial" w:hAnsi="Arial" w:cs="Arial"/>
                <w:b/>
                <w:bCs/>
                <w:color w:val="FFFFFF" w:themeColor="background1"/>
                <w:lang w:val="en-US"/>
              </w:rPr>
            </w:pPr>
            <w:r>
              <w:rPr>
                <w:rFonts w:ascii="Arial" w:hAnsi="Arial" w:cs="Arial"/>
                <w:b/>
                <w:bCs/>
                <w:color w:val="FFFFFF" w:themeColor="background1"/>
                <w:lang w:val="en-US"/>
              </w:rPr>
              <w:t>Legacy</w:t>
            </w:r>
          </w:p>
        </w:tc>
        <w:tc>
          <w:tcPr>
            <w:tcW w:w="0" w:type="auto"/>
            <w:shd w:val="clear" w:color="auto" w:fill="2F5496"/>
            <w:tcMar>
              <w:top w:w="180" w:type="dxa"/>
              <w:left w:w="180" w:type="dxa"/>
              <w:bottom w:w="180" w:type="dxa"/>
              <w:right w:w="180" w:type="dxa"/>
            </w:tcMar>
            <w:vAlign w:val="center"/>
            <w:hideMark/>
          </w:tcPr>
          <w:p w14:paraId="29451F98" w14:textId="77777777" w:rsidR="003B3697" w:rsidRPr="00C27956" w:rsidRDefault="003B3697" w:rsidP="00E114DC">
            <w:pPr>
              <w:rPr>
                <w:rFonts w:ascii="Arial" w:hAnsi="Arial" w:cs="Arial"/>
                <w:b/>
                <w:bCs/>
                <w:color w:val="FFFFFF" w:themeColor="background1"/>
                <w:lang w:val="en-US"/>
              </w:rPr>
            </w:pPr>
            <w:r>
              <w:rPr>
                <w:rFonts w:ascii="Arial" w:hAnsi="Arial" w:cs="Arial"/>
                <w:b/>
                <w:bCs/>
                <w:color w:val="FFFFFF" w:themeColor="background1"/>
                <w:lang w:val="en-US"/>
              </w:rPr>
              <w:t>Modern</w:t>
            </w:r>
          </w:p>
        </w:tc>
        <w:tc>
          <w:tcPr>
            <w:tcW w:w="0" w:type="auto"/>
            <w:shd w:val="clear" w:color="auto" w:fill="2F5496"/>
            <w:tcMar>
              <w:top w:w="180" w:type="dxa"/>
              <w:left w:w="180" w:type="dxa"/>
              <w:bottom w:w="180" w:type="dxa"/>
              <w:right w:w="180" w:type="dxa"/>
            </w:tcMar>
            <w:vAlign w:val="center"/>
            <w:hideMark/>
          </w:tcPr>
          <w:p w14:paraId="5BD9D85E" w14:textId="77777777" w:rsidR="003B3697" w:rsidRPr="00C27956" w:rsidRDefault="003B3697" w:rsidP="00E114DC">
            <w:pPr>
              <w:rPr>
                <w:rFonts w:ascii="Arial" w:hAnsi="Arial" w:cs="Arial"/>
                <w:b/>
                <w:bCs/>
                <w:color w:val="FFFFFF" w:themeColor="background1"/>
                <w:lang w:val="en-US"/>
              </w:rPr>
            </w:pPr>
            <w:r>
              <w:rPr>
                <w:rFonts w:ascii="Arial" w:hAnsi="Arial" w:cs="Arial"/>
                <w:b/>
                <w:bCs/>
                <w:color w:val="FFFFFF" w:themeColor="background1"/>
                <w:lang w:val="en-US"/>
              </w:rPr>
              <w:t>Benefit</w:t>
            </w:r>
          </w:p>
        </w:tc>
      </w:tr>
      <w:tr w:rsidR="003B3697" w:rsidRPr="00C27956" w14:paraId="1C8C659E" w14:textId="77777777" w:rsidTr="003B3697">
        <w:tc>
          <w:tcPr>
            <w:tcW w:w="1270" w:type="dxa"/>
            <w:tcMar>
              <w:top w:w="180" w:type="dxa"/>
              <w:left w:w="180" w:type="dxa"/>
              <w:bottom w:w="180" w:type="dxa"/>
              <w:right w:w="180" w:type="dxa"/>
            </w:tcMar>
            <w:vAlign w:val="center"/>
            <w:hideMark/>
          </w:tcPr>
          <w:p w14:paraId="109028B6" w14:textId="77777777" w:rsidR="003B3697" w:rsidRPr="00C27956" w:rsidRDefault="003B3697" w:rsidP="00E114DC">
            <w:pPr>
              <w:rPr>
                <w:rFonts w:ascii="Arial" w:hAnsi="Arial" w:cs="Arial"/>
                <w:b/>
                <w:bCs/>
                <w:sz w:val="20"/>
                <w:szCs w:val="20"/>
                <w:lang w:val="en-US"/>
              </w:rPr>
            </w:pPr>
            <w:r>
              <w:rPr>
                <w:rFonts w:ascii="Arial" w:hAnsi="Arial" w:cs="Arial"/>
                <w:b/>
                <w:bCs/>
                <w:sz w:val="20"/>
                <w:szCs w:val="20"/>
                <w:lang w:val="en-US"/>
              </w:rPr>
              <w:t>Frontend</w:t>
            </w:r>
          </w:p>
        </w:tc>
        <w:tc>
          <w:tcPr>
            <w:tcW w:w="0" w:type="auto"/>
            <w:tcMar>
              <w:top w:w="180" w:type="dxa"/>
              <w:left w:w="180" w:type="dxa"/>
              <w:bottom w:w="180" w:type="dxa"/>
              <w:right w:w="180" w:type="dxa"/>
            </w:tcMar>
            <w:vAlign w:val="center"/>
            <w:hideMark/>
          </w:tcPr>
          <w:p w14:paraId="05768844" w14:textId="77777777" w:rsidR="003B3697" w:rsidRPr="00C27956" w:rsidRDefault="003B3697" w:rsidP="00E114DC">
            <w:pPr>
              <w:rPr>
                <w:rFonts w:ascii="Arial" w:hAnsi="Arial" w:cs="Arial"/>
                <w:sz w:val="20"/>
                <w:szCs w:val="20"/>
                <w:lang w:val="en-US"/>
              </w:rPr>
            </w:pPr>
            <w:r>
              <w:rPr>
                <w:rFonts w:ascii="Arial" w:hAnsi="Arial" w:cs="Arial"/>
                <w:sz w:val="20"/>
                <w:szCs w:val="20"/>
                <w:lang w:val="en-US"/>
              </w:rPr>
              <w:t>jQuery 1.12 + Bootstrap 3</w:t>
            </w:r>
          </w:p>
        </w:tc>
        <w:tc>
          <w:tcPr>
            <w:tcW w:w="0" w:type="auto"/>
            <w:tcMar>
              <w:top w:w="180" w:type="dxa"/>
              <w:left w:w="180" w:type="dxa"/>
              <w:bottom w:w="180" w:type="dxa"/>
              <w:right w:w="180" w:type="dxa"/>
            </w:tcMar>
            <w:vAlign w:val="center"/>
            <w:hideMark/>
          </w:tcPr>
          <w:p w14:paraId="2F564A62" w14:textId="77777777" w:rsidR="003B3697" w:rsidRPr="00C27956" w:rsidRDefault="003B3697" w:rsidP="00E114DC">
            <w:pPr>
              <w:rPr>
                <w:rFonts w:ascii="Arial" w:hAnsi="Arial" w:cs="Arial"/>
                <w:sz w:val="20"/>
                <w:szCs w:val="20"/>
                <w:lang w:val="en-US"/>
              </w:rPr>
            </w:pPr>
            <w:r>
              <w:rPr>
                <w:rFonts w:ascii="Arial" w:hAnsi="Arial" w:cs="Arial"/>
                <w:sz w:val="20"/>
                <w:szCs w:val="20"/>
                <w:lang w:val="en-US"/>
              </w:rPr>
              <w:t>React 19 + TypeScript + MUI</w:t>
            </w:r>
          </w:p>
        </w:tc>
        <w:tc>
          <w:tcPr>
            <w:tcW w:w="0" w:type="auto"/>
            <w:tcMar>
              <w:top w:w="180" w:type="dxa"/>
              <w:left w:w="180" w:type="dxa"/>
              <w:bottom w:w="180" w:type="dxa"/>
              <w:right w:w="180" w:type="dxa"/>
            </w:tcMar>
            <w:vAlign w:val="center"/>
            <w:hideMark/>
          </w:tcPr>
          <w:p w14:paraId="1C70557D" w14:textId="77777777" w:rsidR="003B3697" w:rsidRPr="00C27956" w:rsidRDefault="003B3697" w:rsidP="00E114DC">
            <w:pPr>
              <w:rPr>
                <w:rFonts w:ascii="Arial" w:hAnsi="Arial" w:cs="Arial"/>
                <w:sz w:val="20"/>
                <w:szCs w:val="20"/>
                <w:lang w:val="en-US"/>
              </w:rPr>
            </w:pPr>
            <w:r>
              <w:rPr>
                <w:rFonts w:ascii="Arial" w:hAnsi="Arial" w:cs="Arial"/>
                <w:sz w:val="20"/>
                <w:szCs w:val="20"/>
                <w:lang w:val="en-US"/>
              </w:rPr>
              <w:t>Component-based, type-safe, modern UX</w:t>
            </w:r>
          </w:p>
        </w:tc>
      </w:tr>
      <w:tr w:rsidR="003B3697" w:rsidRPr="00C27956" w14:paraId="490E6906" w14:textId="77777777" w:rsidTr="003B3697">
        <w:tc>
          <w:tcPr>
            <w:tcW w:w="1270" w:type="dxa"/>
            <w:tcMar>
              <w:top w:w="180" w:type="dxa"/>
              <w:left w:w="180" w:type="dxa"/>
              <w:bottom w:w="180" w:type="dxa"/>
              <w:right w:w="180" w:type="dxa"/>
            </w:tcMar>
            <w:vAlign w:val="center"/>
            <w:hideMark/>
          </w:tcPr>
          <w:p w14:paraId="512323A2" w14:textId="77777777" w:rsidR="003B3697" w:rsidRPr="00C27956" w:rsidRDefault="003B3697" w:rsidP="00E114DC">
            <w:pPr>
              <w:rPr>
                <w:rFonts w:ascii="Arial" w:hAnsi="Arial" w:cs="Arial"/>
                <w:b/>
                <w:bCs/>
                <w:sz w:val="20"/>
                <w:szCs w:val="20"/>
                <w:lang w:val="en-US"/>
              </w:rPr>
            </w:pPr>
            <w:r>
              <w:rPr>
                <w:rFonts w:ascii="Arial" w:hAnsi="Arial" w:cs="Arial"/>
                <w:b/>
                <w:bCs/>
                <w:sz w:val="20"/>
                <w:szCs w:val="20"/>
                <w:lang w:val="en-US"/>
              </w:rPr>
              <w:t>Backend</w:t>
            </w:r>
          </w:p>
        </w:tc>
        <w:tc>
          <w:tcPr>
            <w:tcW w:w="0" w:type="auto"/>
            <w:tcMar>
              <w:top w:w="180" w:type="dxa"/>
              <w:left w:w="180" w:type="dxa"/>
              <w:bottom w:w="180" w:type="dxa"/>
              <w:right w:w="180" w:type="dxa"/>
            </w:tcMar>
            <w:vAlign w:val="center"/>
            <w:hideMark/>
          </w:tcPr>
          <w:p w14:paraId="4C1AD165" w14:textId="77777777" w:rsidR="003B3697" w:rsidRPr="00C27956" w:rsidRDefault="003B3697" w:rsidP="00E114DC">
            <w:pPr>
              <w:rPr>
                <w:rFonts w:ascii="Arial" w:hAnsi="Arial" w:cs="Arial"/>
                <w:sz w:val="20"/>
                <w:szCs w:val="20"/>
                <w:lang w:val="en-US"/>
              </w:rPr>
            </w:pPr>
            <w:r>
              <w:rPr>
                <w:rFonts w:ascii="Arial" w:hAnsi="Arial" w:cs="Arial"/>
                <w:sz w:val="20"/>
                <w:szCs w:val="20"/>
                <w:lang w:val="en-US"/>
              </w:rPr>
              <w:t>ASP.NET Web Forms 4.7.1</w:t>
            </w:r>
          </w:p>
        </w:tc>
        <w:tc>
          <w:tcPr>
            <w:tcW w:w="0" w:type="auto"/>
            <w:tcMar>
              <w:top w:w="180" w:type="dxa"/>
              <w:left w:w="180" w:type="dxa"/>
              <w:bottom w:w="180" w:type="dxa"/>
              <w:right w:w="180" w:type="dxa"/>
            </w:tcMar>
            <w:vAlign w:val="center"/>
            <w:hideMark/>
          </w:tcPr>
          <w:p w14:paraId="3BDFFDD6" w14:textId="77777777" w:rsidR="003B3697" w:rsidRPr="00C27956" w:rsidRDefault="003B3697" w:rsidP="00E114DC">
            <w:pPr>
              <w:rPr>
                <w:rFonts w:ascii="Arial" w:hAnsi="Arial" w:cs="Arial"/>
                <w:sz w:val="20"/>
                <w:szCs w:val="20"/>
                <w:lang w:val="en-US"/>
              </w:rPr>
            </w:pPr>
            <w:r>
              <w:rPr>
                <w:rFonts w:ascii="Arial" w:hAnsi="Arial" w:cs="Arial"/>
                <w:sz w:val="20"/>
                <w:szCs w:val="20"/>
                <w:lang w:val="en-US"/>
              </w:rPr>
              <w:t>.NET 10 + ASP.NET Core</w:t>
            </w:r>
          </w:p>
        </w:tc>
        <w:tc>
          <w:tcPr>
            <w:tcW w:w="0" w:type="auto"/>
            <w:tcMar>
              <w:top w:w="180" w:type="dxa"/>
              <w:left w:w="180" w:type="dxa"/>
              <w:bottom w:w="180" w:type="dxa"/>
              <w:right w:w="180" w:type="dxa"/>
            </w:tcMar>
            <w:vAlign w:val="center"/>
            <w:hideMark/>
          </w:tcPr>
          <w:p w14:paraId="1B19D509" w14:textId="77777777" w:rsidR="003B3697" w:rsidRPr="00C27956" w:rsidRDefault="003B3697" w:rsidP="00E114DC">
            <w:pPr>
              <w:rPr>
                <w:rFonts w:ascii="Arial" w:hAnsi="Arial" w:cs="Arial"/>
                <w:sz w:val="20"/>
                <w:szCs w:val="20"/>
                <w:lang w:val="en-US"/>
              </w:rPr>
            </w:pPr>
            <w:r>
              <w:rPr>
                <w:rFonts w:ascii="Arial" w:hAnsi="Arial" w:cs="Arial"/>
                <w:sz w:val="20"/>
                <w:szCs w:val="20"/>
                <w:lang w:val="en-US"/>
              </w:rPr>
              <w:t>Cross-platform, 40% lower costs</w:t>
            </w:r>
          </w:p>
        </w:tc>
      </w:tr>
      <w:tr w:rsidR="003B3697" w:rsidRPr="00C27956" w14:paraId="5DF75BB9" w14:textId="77777777" w:rsidTr="003B3697">
        <w:tc>
          <w:tcPr>
            <w:tcW w:w="1270" w:type="dxa"/>
            <w:tcMar>
              <w:top w:w="180" w:type="dxa"/>
              <w:left w:w="180" w:type="dxa"/>
              <w:bottom w:w="180" w:type="dxa"/>
              <w:right w:w="180" w:type="dxa"/>
            </w:tcMar>
            <w:vAlign w:val="center"/>
            <w:hideMark/>
          </w:tcPr>
          <w:p w14:paraId="48DFF235" w14:textId="77777777" w:rsidR="003B3697" w:rsidRPr="00C27956" w:rsidRDefault="003B3697" w:rsidP="00E114DC">
            <w:pPr>
              <w:rPr>
                <w:rFonts w:ascii="Arial" w:hAnsi="Arial" w:cs="Arial"/>
                <w:b/>
                <w:bCs/>
                <w:sz w:val="20"/>
                <w:szCs w:val="20"/>
                <w:lang w:val="en-US"/>
              </w:rPr>
            </w:pPr>
            <w:r>
              <w:rPr>
                <w:rFonts w:ascii="Arial" w:hAnsi="Arial" w:cs="Arial"/>
                <w:b/>
                <w:bCs/>
                <w:sz w:val="20"/>
                <w:szCs w:val="20"/>
                <w:lang w:val="en-US"/>
              </w:rPr>
              <w:lastRenderedPageBreak/>
              <w:t>ORM</w:t>
            </w:r>
          </w:p>
        </w:tc>
        <w:tc>
          <w:tcPr>
            <w:tcW w:w="0" w:type="auto"/>
            <w:tcMar>
              <w:top w:w="180" w:type="dxa"/>
              <w:left w:w="180" w:type="dxa"/>
              <w:bottom w:w="180" w:type="dxa"/>
              <w:right w:w="180" w:type="dxa"/>
            </w:tcMar>
            <w:vAlign w:val="center"/>
            <w:hideMark/>
          </w:tcPr>
          <w:p w14:paraId="525BABBA" w14:textId="77777777" w:rsidR="003B3697" w:rsidRPr="00C27956" w:rsidRDefault="003B3697" w:rsidP="00E114DC">
            <w:pPr>
              <w:rPr>
                <w:rFonts w:ascii="Arial" w:hAnsi="Arial" w:cs="Arial"/>
                <w:sz w:val="20"/>
                <w:szCs w:val="20"/>
                <w:lang w:val="en-US"/>
              </w:rPr>
            </w:pPr>
            <w:r>
              <w:rPr>
                <w:rFonts w:ascii="Arial" w:hAnsi="Arial" w:cs="Arial"/>
                <w:sz w:val="20"/>
                <w:szCs w:val="20"/>
                <w:lang w:val="en-US"/>
              </w:rPr>
              <w:t>LLBLGen Pro</w:t>
            </w:r>
          </w:p>
        </w:tc>
        <w:tc>
          <w:tcPr>
            <w:tcW w:w="0" w:type="auto"/>
            <w:tcMar>
              <w:top w:w="180" w:type="dxa"/>
              <w:left w:w="180" w:type="dxa"/>
              <w:bottom w:w="180" w:type="dxa"/>
              <w:right w:w="180" w:type="dxa"/>
            </w:tcMar>
            <w:vAlign w:val="center"/>
            <w:hideMark/>
          </w:tcPr>
          <w:p w14:paraId="21D7DB8F" w14:textId="77777777" w:rsidR="003B3697" w:rsidRPr="00C27956" w:rsidRDefault="003B3697" w:rsidP="00E114DC">
            <w:pPr>
              <w:rPr>
                <w:rFonts w:ascii="Arial" w:hAnsi="Arial" w:cs="Arial"/>
                <w:sz w:val="20"/>
                <w:szCs w:val="20"/>
                <w:lang w:val="en-US"/>
              </w:rPr>
            </w:pPr>
            <w:r>
              <w:rPr>
                <w:rFonts w:ascii="Arial" w:hAnsi="Arial" w:cs="Arial"/>
                <w:sz w:val="20"/>
                <w:szCs w:val="20"/>
                <w:lang w:val="en-US"/>
              </w:rPr>
              <w:t>Entity Framework Core 8</w:t>
            </w:r>
          </w:p>
        </w:tc>
        <w:tc>
          <w:tcPr>
            <w:tcW w:w="0" w:type="auto"/>
            <w:tcMar>
              <w:top w:w="180" w:type="dxa"/>
              <w:left w:w="180" w:type="dxa"/>
              <w:bottom w:w="180" w:type="dxa"/>
              <w:right w:w="180" w:type="dxa"/>
            </w:tcMar>
            <w:vAlign w:val="center"/>
            <w:hideMark/>
          </w:tcPr>
          <w:p w14:paraId="710EC062" w14:textId="77777777" w:rsidR="003B3697" w:rsidRPr="00C27956" w:rsidRDefault="003B3697" w:rsidP="00E114DC">
            <w:pPr>
              <w:rPr>
                <w:rFonts w:ascii="Arial" w:hAnsi="Arial" w:cs="Arial"/>
                <w:sz w:val="20"/>
                <w:szCs w:val="20"/>
                <w:lang w:val="en-US"/>
              </w:rPr>
            </w:pPr>
            <w:r>
              <w:rPr>
                <w:rFonts w:ascii="Arial" w:hAnsi="Arial" w:cs="Arial"/>
                <w:sz w:val="20"/>
                <w:szCs w:val="20"/>
                <w:lang w:val="en-US"/>
              </w:rPr>
              <w:t>Modern, open-source, better performance</w:t>
            </w:r>
          </w:p>
        </w:tc>
      </w:tr>
      <w:tr w:rsidR="003B3697" w:rsidRPr="00C27956" w14:paraId="75AD5EF0" w14:textId="77777777" w:rsidTr="003B3697">
        <w:tc>
          <w:tcPr>
            <w:tcW w:w="1270" w:type="dxa"/>
            <w:tcMar>
              <w:top w:w="180" w:type="dxa"/>
              <w:left w:w="180" w:type="dxa"/>
              <w:bottom w:w="180" w:type="dxa"/>
              <w:right w:w="180" w:type="dxa"/>
            </w:tcMar>
            <w:vAlign w:val="center"/>
            <w:hideMark/>
          </w:tcPr>
          <w:p w14:paraId="7586A63D" w14:textId="77777777" w:rsidR="003B3697" w:rsidRPr="00C27956" w:rsidRDefault="003B3697" w:rsidP="00E114DC">
            <w:pPr>
              <w:rPr>
                <w:rFonts w:ascii="Arial" w:hAnsi="Arial" w:cs="Arial"/>
                <w:b/>
                <w:bCs/>
                <w:sz w:val="20"/>
                <w:szCs w:val="20"/>
                <w:lang w:val="en-US"/>
              </w:rPr>
            </w:pPr>
            <w:r>
              <w:rPr>
                <w:rFonts w:ascii="Arial" w:hAnsi="Arial" w:cs="Arial"/>
                <w:b/>
                <w:bCs/>
                <w:sz w:val="20"/>
                <w:szCs w:val="20"/>
                <w:lang w:val="en-US"/>
              </w:rPr>
              <w:t>Pattern</w:t>
            </w:r>
          </w:p>
        </w:tc>
        <w:tc>
          <w:tcPr>
            <w:tcW w:w="0" w:type="auto"/>
            <w:tcMar>
              <w:top w:w="180" w:type="dxa"/>
              <w:left w:w="180" w:type="dxa"/>
              <w:bottom w:w="180" w:type="dxa"/>
              <w:right w:w="180" w:type="dxa"/>
            </w:tcMar>
            <w:vAlign w:val="center"/>
            <w:hideMark/>
          </w:tcPr>
          <w:p w14:paraId="49A470CA" w14:textId="77777777" w:rsidR="003B3697" w:rsidRPr="00C27956" w:rsidRDefault="003B3697" w:rsidP="00E114DC">
            <w:pPr>
              <w:rPr>
                <w:rFonts w:ascii="Arial" w:hAnsi="Arial" w:cs="Arial"/>
                <w:sz w:val="20"/>
                <w:szCs w:val="20"/>
                <w:lang w:val="en-US"/>
              </w:rPr>
            </w:pPr>
            <w:r>
              <w:rPr>
                <w:rFonts w:ascii="Arial" w:hAnsi="Arial" w:cs="Arial"/>
                <w:sz w:val="20"/>
                <w:szCs w:val="20"/>
                <w:lang w:val="en-US"/>
              </w:rPr>
              <w:t>Event-driven (Page_Load)</w:t>
            </w:r>
          </w:p>
        </w:tc>
        <w:tc>
          <w:tcPr>
            <w:tcW w:w="0" w:type="auto"/>
            <w:tcMar>
              <w:top w:w="180" w:type="dxa"/>
              <w:left w:w="180" w:type="dxa"/>
              <w:bottom w:w="180" w:type="dxa"/>
              <w:right w:w="180" w:type="dxa"/>
            </w:tcMar>
            <w:vAlign w:val="center"/>
            <w:hideMark/>
          </w:tcPr>
          <w:p w14:paraId="4487CE53" w14:textId="77777777" w:rsidR="003B3697" w:rsidRPr="00C27956" w:rsidRDefault="003B3697" w:rsidP="00E114DC">
            <w:pPr>
              <w:rPr>
                <w:rFonts w:ascii="Arial" w:hAnsi="Arial" w:cs="Arial"/>
                <w:sz w:val="20"/>
                <w:szCs w:val="20"/>
                <w:lang w:val="en-US"/>
              </w:rPr>
            </w:pPr>
            <w:r>
              <w:rPr>
                <w:rFonts w:ascii="Arial" w:hAnsi="Arial" w:cs="Arial"/>
                <w:sz w:val="20"/>
                <w:szCs w:val="20"/>
                <w:lang w:val="en-US"/>
              </w:rPr>
              <w:t>CQRS with MediatR</w:t>
            </w:r>
          </w:p>
        </w:tc>
        <w:tc>
          <w:tcPr>
            <w:tcW w:w="0" w:type="auto"/>
            <w:tcMar>
              <w:top w:w="180" w:type="dxa"/>
              <w:left w:w="180" w:type="dxa"/>
              <w:bottom w:w="180" w:type="dxa"/>
              <w:right w:w="180" w:type="dxa"/>
            </w:tcMar>
            <w:vAlign w:val="center"/>
            <w:hideMark/>
          </w:tcPr>
          <w:p w14:paraId="290310EF" w14:textId="77777777" w:rsidR="003B3697" w:rsidRPr="00C27956" w:rsidRDefault="003B3697" w:rsidP="00E114DC">
            <w:pPr>
              <w:rPr>
                <w:rFonts w:ascii="Arial" w:hAnsi="Arial" w:cs="Arial"/>
                <w:sz w:val="20"/>
                <w:szCs w:val="20"/>
                <w:lang w:val="en-US"/>
              </w:rPr>
            </w:pPr>
            <w:r>
              <w:rPr>
                <w:rFonts w:ascii="Arial" w:hAnsi="Arial" w:cs="Arial"/>
                <w:sz w:val="20"/>
                <w:szCs w:val="20"/>
                <w:lang w:val="en-US"/>
              </w:rPr>
              <w:t>Clean architecture, testable</w:t>
            </w:r>
          </w:p>
        </w:tc>
      </w:tr>
      <w:tr w:rsidR="003B3697" w:rsidRPr="00C27956" w14:paraId="1ACAA915" w14:textId="77777777" w:rsidTr="003B3697">
        <w:tc>
          <w:tcPr>
            <w:tcW w:w="1270" w:type="dxa"/>
            <w:tcMar>
              <w:top w:w="180" w:type="dxa"/>
              <w:left w:w="180" w:type="dxa"/>
              <w:bottom w:w="180" w:type="dxa"/>
              <w:right w:w="180" w:type="dxa"/>
            </w:tcMar>
            <w:vAlign w:val="center"/>
            <w:hideMark/>
          </w:tcPr>
          <w:p w14:paraId="17200D48" w14:textId="77777777" w:rsidR="003B3697" w:rsidRPr="00C27956" w:rsidRDefault="003B3697" w:rsidP="00E114DC">
            <w:pPr>
              <w:rPr>
                <w:rFonts w:ascii="Arial" w:hAnsi="Arial" w:cs="Arial"/>
                <w:b/>
                <w:bCs/>
                <w:sz w:val="20"/>
                <w:szCs w:val="20"/>
                <w:lang w:val="en-US"/>
              </w:rPr>
            </w:pPr>
            <w:r>
              <w:rPr>
                <w:rFonts w:ascii="Arial" w:hAnsi="Arial" w:cs="Arial"/>
                <w:b/>
                <w:bCs/>
                <w:sz w:val="20"/>
                <w:szCs w:val="20"/>
                <w:lang w:val="en-US"/>
              </w:rPr>
              <w:t>Authentication</w:t>
            </w:r>
          </w:p>
        </w:tc>
        <w:tc>
          <w:tcPr>
            <w:tcW w:w="0" w:type="auto"/>
            <w:tcMar>
              <w:top w:w="180" w:type="dxa"/>
              <w:left w:w="180" w:type="dxa"/>
              <w:bottom w:w="180" w:type="dxa"/>
              <w:right w:w="180" w:type="dxa"/>
            </w:tcMar>
            <w:vAlign w:val="center"/>
            <w:hideMark/>
          </w:tcPr>
          <w:p w14:paraId="43AA52CE" w14:textId="77777777" w:rsidR="003B3697" w:rsidRPr="00C27956" w:rsidRDefault="003B3697" w:rsidP="00E114DC">
            <w:pPr>
              <w:rPr>
                <w:rFonts w:ascii="Arial" w:hAnsi="Arial" w:cs="Arial"/>
                <w:sz w:val="20"/>
                <w:szCs w:val="20"/>
                <w:lang w:val="en-US"/>
              </w:rPr>
            </w:pPr>
            <w:r>
              <w:rPr>
                <w:rFonts w:ascii="Arial" w:hAnsi="Arial" w:cs="Arial"/>
                <w:sz w:val="20"/>
                <w:szCs w:val="20"/>
                <w:lang w:val="en-US"/>
              </w:rPr>
              <w:t>Forms Auth (Session)</w:t>
            </w:r>
          </w:p>
        </w:tc>
        <w:tc>
          <w:tcPr>
            <w:tcW w:w="0" w:type="auto"/>
            <w:tcMar>
              <w:top w:w="180" w:type="dxa"/>
              <w:left w:w="180" w:type="dxa"/>
              <w:bottom w:w="180" w:type="dxa"/>
              <w:right w:w="180" w:type="dxa"/>
            </w:tcMar>
            <w:vAlign w:val="center"/>
            <w:hideMark/>
          </w:tcPr>
          <w:p w14:paraId="783785E5" w14:textId="77777777" w:rsidR="003B3697" w:rsidRPr="00C27956" w:rsidRDefault="003B3697" w:rsidP="00E114DC">
            <w:pPr>
              <w:rPr>
                <w:rFonts w:ascii="Arial" w:hAnsi="Arial" w:cs="Arial"/>
                <w:sz w:val="20"/>
                <w:szCs w:val="20"/>
                <w:lang w:val="en-US"/>
              </w:rPr>
            </w:pPr>
            <w:r>
              <w:rPr>
                <w:rFonts w:ascii="Arial" w:hAnsi="Arial" w:cs="Arial"/>
                <w:sz w:val="20"/>
                <w:szCs w:val="20"/>
                <w:lang w:val="en-US"/>
              </w:rPr>
              <w:t>JWT Bearer + Azure AD</w:t>
            </w:r>
          </w:p>
        </w:tc>
        <w:tc>
          <w:tcPr>
            <w:tcW w:w="0" w:type="auto"/>
            <w:tcMar>
              <w:top w:w="180" w:type="dxa"/>
              <w:left w:w="180" w:type="dxa"/>
              <w:bottom w:w="180" w:type="dxa"/>
              <w:right w:w="180" w:type="dxa"/>
            </w:tcMar>
            <w:vAlign w:val="center"/>
            <w:hideMark/>
          </w:tcPr>
          <w:p w14:paraId="051892F6" w14:textId="77777777" w:rsidR="003B3697" w:rsidRPr="00C27956" w:rsidRDefault="003B3697" w:rsidP="00E114DC">
            <w:pPr>
              <w:rPr>
                <w:rFonts w:ascii="Arial" w:hAnsi="Arial" w:cs="Arial"/>
                <w:sz w:val="20"/>
                <w:szCs w:val="20"/>
                <w:lang w:val="en-US"/>
              </w:rPr>
            </w:pPr>
            <w:r>
              <w:rPr>
                <w:rFonts w:ascii="Arial" w:hAnsi="Arial" w:cs="Arial"/>
                <w:sz w:val="20"/>
                <w:szCs w:val="20"/>
                <w:lang w:val="en-US"/>
              </w:rPr>
              <w:t>Stateless, API-friendly, SSO</w:t>
            </w:r>
          </w:p>
        </w:tc>
      </w:tr>
      <w:tr w:rsidR="003B3697" w:rsidRPr="00C27956" w14:paraId="35A00117" w14:textId="77777777" w:rsidTr="003B3697">
        <w:tc>
          <w:tcPr>
            <w:tcW w:w="1270" w:type="dxa"/>
            <w:tcMar>
              <w:top w:w="180" w:type="dxa"/>
              <w:left w:w="180" w:type="dxa"/>
              <w:bottom w:w="180" w:type="dxa"/>
              <w:right w:w="180" w:type="dxa"/>
            </w:tcMar>
            <w:vAlign w:val="center"/>
            <w:hideMark/>
          </w:tcPr>
          <w:p w14:paraId="6BC54991" w14:textId="77777777" w:rsidR="003B3697" w:rsidRPr="00C27956" w:rsidRDefault="003B3697" w:rsidP="00E114DC">
            <w:pPr>
              <w:rPr>
                <w:rFonts w:ascii="Arial" w:hAnsi="Arial" w:cs="Arial"/>
                <w:b/>
                <w:bCs/>
                <w:sz w:val="20"/>
                <w:szCs w:val="20"/>
                <w:lang w:val="en-US"/>
              </w:rPr>
            </w:pPr>
            <w:r>
              <w:rPr>
                <w:rFonts w:ascii="Arial" w:hAnsi="Arial" w:cs="Arial"/>
                <w:b/>
                <w:bCs/>
                <w:sz w:val="20"/>
                <w:szCs w:val="20"/>
                <w:lang w:val="en-US"/>
              </w:rPr>
              <w:t>Hosting</w:t>
            </w:r>
          </w:p>
        </w:tc>
        <w:tc>
          <w:tcPr>
            <w:tcW w:w="0" w:type="auto"/>
            <w:tcMar>
              <w:top w:w="180" w:type="dxa"/>
              <w:left w:w="180" w:type="dxa"/>
              <w:bottom w:w="180" w:type="dxa"/>
              <w:right w:w="180" w:type="dxa"/>
            </w:tcMar>
            <w:vAlign w:val="center"/>
            <w:hideMark/>
          </w:tcPr>
          <w:p w14:paraId="0AA42FB2" w14:textId="77777777" w:rsidR="003B3697" w:rsidRPr="00C27956" w:rsidRDefault="003B3697" w:rsidP="00E114DC">
            <w:pPr>
              <w:rPr>
                <w:rFonts w:ascii="Arial" w:hAnsi="Arial" w:cs="Arial"/>
                <w:sz w:val="20"/>
                <w:szCs w:val="20"/>
                <w:lang w:val="en-US"/>
              </w:rPr>
            </w:pPr>
            <w:r>
              <w:rPr>
                <w:rFonts w:ascii="Arial" w:hAnsi="Arial" w:cs="Arial"/>
                <w:sz w:val="20"/>
                <w:szCs w:val="20"/>
                <w:lang w:val="en-US"/>
              </w:rPr>
              <w:t>IIS 10 (Windows only)</w:t>
            </w:r>
          </w:p>
        </w:tc>
        <w:tc>
          <w:tcPr>
            <w:tcW w:w="0" w:type="auto"/>
            <w:tcMar>
              <w:top w:w="180" w:type="dxa"/>
              <w:left w:w="180" w:type="dxa"/>
              <w:bottom w:w="180" w:type="dxa"/>
              <w:right w:w="180" w:type="dxa"/>
            </w:tcMar>
            <w:vAlign w:val="center"/>
            <w:hideMark/>
          </w:tcPr>
          <w:p w14:paraId="57C6886B" w14:textId="77777777" w:rsidR="003B3697" w:rsidRPr="00C27956" w:rsidRDefault="003B3697" w:rsidP="00E114DC">
            <w:pPr>
              <w:rPr>
                <w:rFonts w:ascii="Arial" w:hAnsi="Arial" w:cs="Arial"/>
                <w:sz w:val="20"/>
                <w:szCs w:val="20"/>
                <w:lang w:val="en-US"/>
              </w:rPr>
            </w:pPr>
            <w:r>
              <w:rPr>
                <w:rFonts w:ascii="Arial" w:hAnsi="Arial" w:cs="Arial"/>
                <w:sz w:val="20"/>
                <w:szCs w:val="20"/>
                <w:lang w:val="en-US"/>
              </w:rPr>
              <w:t>Azure App Service (Linux)</w:t>
            </w:r>
          </w:p>
        </w:tc>
        <w:tc>
          <w:tcPr>
            <w:tcW w:w="0" w:type="auto"/>
            <w:tcMar>
              <w:top w:w="180" w:type="dxa"/>
              <w:left w:w="180" w:type="dxa"/>
              <w:bottom w:w="180" w:type="dxa"/>
              <w:right w:w="180" w:type="dxa"/>
            </w:tcMar>
            <w:vAlign w:val="center"/>
            <w:hideMark/>
          </w:tcPr>
          <w:p w14:paraId="766C5905" w14:textId="77777777" w:rsidR="003B3697" w:rsidRPr="00C27956" w:rsidRDefault="003B3697" w:rsidP="00E114DC">
            <w:pPr>
              <w:rPr>
                <w:rFonts w:ascii="Arial" w:hAnsi="Arial" w:cs="Arial"/>
                <w:sz w:val="20"/>
                <w:szCs w:val="20"/>
                <w:lang w:val="en-US"/>
              </w:rPr>
            </w:pPr>
            <w:r>
              <w:rPr>
                <w:rFonts w:ascii="Arial" w:hAnsi="Arial" w:cs="Arial"/>
                <w:sz w:val="20"/>
                <w:szCs w:val="20"/>
                <w:lang w:val="en-US"/>
              </w:rPr>
              <w:t>Scalable, 40% cost reduction</w:t>
            </w:r>
          </w:p>
        </w:tc>
      </w:tr>
    </w:tbl>
    <w:p w14:paraId="565694F6" w14:textId="77777777" w:rsidR="003B3697" w:rsidRPr="00C27956" w:rsidRDefault="003B3697" w:rsidP="003B3697">
      <w:pPr>
        <w:rPr>
          <w:rFonts w:ascii="Arial" w:hAnsi="Arial" w:cs="Arial"/>
        </w:rPr>
      </w:pPr>
    </w:p>
    <w:p w14:paraId="529D97C1" w14:textId="77777777" w:rsidR="003B3697" w:rsidRPr="00C27956" w:rsidRDefault="003B3697" w:rsidP="003B3697">
      <w:pPr>
        <w:pStyle w:val="Heading2"/>
        <w:rPr>
          <w:rFonts w:cs="Arial"/>
        </w:rPr>
      </w:pPr>
      <w:bookmarkStart w:id="142" w:name="_Toc220686912"/>
      <w:r>
        <w:rPr>
          <w:rFonts w:cs="Arial"/>
        </w:rPr>
        <w:t>User Types</w:t>
      </w:r>
      <w:bookmarkEnd w:id="142"/>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50"/>
        <w:gridCol w:w="1382"/>
        <w:gridCol w:w="2785"/>
        <w:gridCol w:w="2973"/>
      </w:tblGrid>
      <w:tr w:rsidR="003B3697" w:rsidRPr="00C27956" w14:paraId="764BA0C8" w14:textId="77777777" w:rsidTr="003B3697">
        <w:trPr>
          <w:tblHeader/>
        </w:trPr>
        <w:tc>
          <w:tcPr>
            <w:tcW w:w="1427" w:type="dxa"/>
            <w:shd w:val="clear" w:color="auto" w:fill="2F5496"/>
            <w:tcMar>
              <w:top w:w="180" w:type="dxa"/>
              <w:left w:w="180" w:type="dxa"/>
              <w:bottom w:w="180" w:type="dxa"/>
              <w:right w:w="180" w:type="dxa"/>
            </w:tcMar>
            <w:hideMark/>
          </w:tcPr>
          <w:p w14:paraId="02D3A0A8" w14:textId="77777777" w:rsidR="003B3697" w:rsidRPr="00C27956" w:rsidRDefault="003B3697" w:rsidP="00E114DC">
            <w:pPr>
              <w:rPr>
                <w:rFonts w:ascii="Arial" w:hAnsi="Arial" w:cs="Arial"/>
                <w:b/>
                <w:bCs/>
                <w:color w:val="FFFFFF" w:themeColor="background1"/>
                <w:lang w:val="en-US"/>
              </w:rPr>
            </w:pPr>
            <w:r>
              <w:rPr>
                <w:rFonts w:ascii="Arial" w:hAnsi="Arial" w:cs="Arial"/>
                <w:b/>
                <w:bCs/>
                <w:color w:val="FFFFFF" w:themeColor="background1"/>
                <w:lang w:val="en-US"/>
              </w:rPr>
              <w:t>User Type</w:t>
            </w:r>
          </w:p>
        </w:tc>
        <w:tc>
          <w:tcPr>
            <w:tcW w:w="0" w:type="auto"/>
            <w:shd w:val="clear" w:color="auto" w:fill="2F5496"/>
            <w:tcMar>
              <w:top w:w="180" w:type="dxa"/>
              <w:left w:w="180" w:type="dxa"/>
              <w:bottom w:w="180" w:type="dxa"/>
              <w:right w:w="180" w:type="dxa"/>
            </w:tcMar>
            <w:hideMark/>
          </w:tcPr>
          <w:p w14:paraId="0BC702D5" w14:textId="77777777" w:rsidR="003B3697" w:rsidRPr="00C27956" w:rsidRDefault="003B3697" w:rsidP="00E114DC">
            <w:pPr>
              <w:rPr>
                <w:rFonts w:ascii="Arial" w:hAnsi="Arial" w:cs="Arial"/>
                <w:b/>
                <w:bCs/>
                <w:color w:val="FFFFFF" w:themeColor="background1"/>
                <w:lang w:val="en-US"/>
              </w:rPr>
            </w:pPr>
            <w:r>
              <w:rPr>
                <w:rFonts w:ascii="Arial" w:hAnsi="Arial" w:cs="Arial"/>
                <w:b/>
                <w:bCs/>
                <w:color w:val="FFFFFF" w:themeColor="background1"/>
                <w:lang w:val="en-US"/>
              </w:rPr>
              <w:t>Role</w:t>
            </w:r>
          </w:p>
        </w:tc>
        <w:tc>
          <w:tcPr>
            <w:tcW w:w="0" w:type="auto"/>
            <w:shd w:val="clear" w:color="auto" w:fill="2F5496"/>
            <w:tcMar>
              <w:top w:w="180" w:type="dxa"/>
              <w:left w:w="180" w:type="dxa"/>
              <w:bottom w:w="180" w:type="dxa"/>
              <w:right w:w="180" w:type="dxa"/>
            </w:tcMar>
            <w:hideMark/>
          </w:tcPr>
          <w:p w14:paraId="6CC468E4" w14:textId="77777777" w:rsidR="003B3697" w:rsidRPr="00C27956" w:rsidRDefault="003B3697" w:rsidP="00E114DC">
            <w:pPr>
              <w:rPr>
                <w:rFonts w:ascii="Arial" w:hAnsi="Arial" w:cs="Arial"/>
                <w:b/>
                <w:bCs/>
                <w:color w:val="FFFFFF" w:themeColor="background1"/>
                <w:lang w:val="en-US"/>
              </w:rPr>
            </w:pPr>
            <w:r>
              <w:rPr>
                <w:rFonts w:ascii="Arial" w:hAnsi="Arial" w:cs="Arial"/>
                <w:b/>
                <w:bCs/>
                <w:color w:val="FFFFFF" w:themeColor="background1"/>
                <w:lang w:val="en-US"/>
              </w:rPr>
              <w:t>Actions</w:t>
            </w:r>
          </w:p>
        </w:tc>
        <w:tc>
          <w:tcPr>
            <w:tcW w:w="0" w:type="auto"/>
            <w:shd w:val="clear" w:color="auto" w:fill="2F5496"/>
            <w:tcMar>
              <w:top w:w="180" w:type="dxa"/>
              <w:left w:w="180" w:type="dxa"/>
              <w:bottom w:w="180" w:type="dxa"/>
              <w:right w:w="180" w:type="dxa"/>
            </w:tcMar>
            <w:hideMark/>
          </w:tcPr>
          <w:p w14:paraId="45F8D68C" w14:textId="77777777" w:rsidR="003B3697" w:rsidRPr="00C27956" w:rsidRDefault="003B3697" w:rsidP="00E114DC">
            <w:pPr>
              <w:rPr>
                <w:rFonts w:ascii="Arial" w:hAnsi="Arial" w:cs="Arial"/>
                <w:b/>
                <w:bCs/>
                <w:color w:val="FFFFFF" w:themeColor="background1"/>
                <w:lang w:val="en-US"/>
              </w:rPr>
            </w:pPr>
            <w:r>
              <w:rPr>
                <w:rFonts w:ascii="Arial" w:hAnsi="Arial" w:cs="Arial"/>
                <w:b/>
                <w:bCs/>
                <w:color w:val="FFFFFF" w:themeColor="background1"/>
                <w:lang w:val="en-US"/>
              </w:rPr>
              <w:t>Key Need</w:t>
            </w:r>
          </w:p>
        </w:tc>
      </w:tr>
      <w:tr w:rsidR="003B3697" w:rsidRPr="00C27956" w14:paraId="1DC30851" w14:textId="77777777" w:rsidTr="003B3697">
        <w:tc>
          <w:tcPr>
            <w:tcW w:w="1427" w:type="dxa"/>
            <w:tcMar>
              <w:top w:w="180" w:type="dxa"/>
              <w:left w:w="180" w:type="dxa"/>
              <w:bottom w:w="180" w:type="dxa"/>
              <w:right w:w="180" w:type="dxa"/>
            </w:tcMar>
            <w:hideMark/>
          </w:tcPr>
          <w:p w14:paraId="4E641663" w14:textId="77777777" w:rsidR="003B3697" w:rsidRPr="00C27956" w:rsidRDefault="003B3697" w:rsidP="00E114DC">
            <w:pPr>
              <w:rPr>
                <w:rFonts w:ascii="Arial" w:hAnsi="Arial" w:cs="Arial"/>
                <w:b/>
                <w:bCs/>
                <w:sz w:val="20"/>
                <w:szCs w:val="20"/>
                <w:lang w:val="en-US"/>
              </w:rPr>
            </w:pPr>
            <w:r>
              <w:rPr>
                <w:rFonts w:ascii="Arial" w:eastAsia="Times New Roman" w:hAnsi="Arial" w:cs="Arial"/>
                <w:b/>
                <w:bCs/>
                <w:sz w:val="20"/>
                <w:szCs w:val="20"/>
              </w:rPr>
              <w:t>Church administrators</w:t>
            </w:r>
          </w:p>
        </w:tc>
        <w:tc>
          <w:tcPr>
            <w:tcW w:w="0" w:type="auto"/>
            <w:tcMar>
              <w:top w:w="180" w:type="dxa"/>
              <w:left w:w="180" w:type="dxa"/>
              <w:bottom w:w="180" w:type="dxa"/>
              <w:right w:w="180" w:type="dxa"/>
            </w:tcMar>
            <w:hideMark/>
          </w:tcPr>
          <w:p w14:paraId="70BBA602" w14:textId="77777777" w:rsidR="003B3697" w:rsidRPr="00C27956" w:rsidRDefault="003B3697" w:rsidP="00E114DC">
            <w:pPr>
              <w:spacing w:after="300"/>
              <w:rPr>
                <w:rFonts w:ascii="Arial" w:eastAsia="Times New Roman" w:hAnsi="Arial" w:cs="Arial"/>
                <w:sz w:val="20"/>
                <w:szCs w:val="20"/>
              </w:rPr>
            </w:pPr>
            <w:r>
              <w:rPr>
                <w:rFonts w:ascii="Arial" w:eastAsia="Times New Roman" w:hAnsi="Arial" w:cs="Arial"/>
                <w:sz w:val="20"/>
                <w:szCs w:val="20"/>
              </w:rPr>
              <w:t>Primary End User</w:t>
            </w:r>
          </w:p>
        </w:tc>
        <w:tc>
          <w:tcPr>
            <w:tcW w:w="0" w:type="auto"/>
            <w:tcMar>
              <w:top w:w="180" w:type="dxa"/>
              <w:left w:w="180" w:type="dxa"/>
              <w:bottom w:w="180" w:type="dxa"/>
              <w:right w:w="180" w:type="dxa"/>
            </w:tcMar>
            <w:hideMark/>
          </w:tcPr>
          <w:p w14:paraId="69DC96F5" w14:textId="77777777" w:rsidR="003B3697" w:rsidRPr="00C27956" w:rsidRDefault="003B3697" w:rsidP="003B3697">
            <w:pPr>
              <w:pStyle w:val="ListParagraph"/>
              <w:numPr>
                <w:ilvl w:val="0"/>
                <w:numId w:val="78"/>
              </w:numPr>
              <w:spacing w:after="200" w:line="240" w:lineRule="auto"/>
              <w:rPr>
                <w:rFonts w:ascii="Arial" w:hAnsi="Arial" w:cs="Arial"/>
                <w:color w:val="000000" w:themeColor="text1"/>
                <w:sz w:val="20"/>
                <w:szCs w:val="20"/>
                <w:lang w:val="en-US"/>
              </w:rPr>
            </w:pPr>
            <w:r>
              <w:rPr>
                <w:rFonts w:ascii="Arial" w:hAnsi="Arial" w:cs="Arial"/>
                <w:color w:val="000000" w:themeColor="text1"/>
                <w:sz w:val="20"/>
                <w:szCs w:val="20"/>
                <w:lang w:val="en-US"/>
              </w:rPr>
              <w:t>Manage user accounts (members, volunteers, staff).</w:t>
            </w:r>
          </w:p>
          <w:p w14:paraId="4E981523" w14:textId="77777777" w:rsidR="003B3697" w:rsidRPr="00C27956" w:rsidRDefault="003B3697" w:rsidP="003B3697">
            <w:pPr>
              <w:pStyle w:val="ListParagraph"/>
              <w:numPr>
                <w:ilvl w:val="0"/>
                <w:numId w:val="78"/>
              </w:numPr>
              <w:spacing w:after="200" w:line="240" w:lineRule="auto"/>
              <w:rPr>
                <w:rFonts w:ascii="Arial" w:hAnsi="Arial" w:cs="Arial"/>
                <w:color w:val="000000" w:themeColor="text1"/>
                <w:sz w:val="20"/>
                <w:szCs w:val="20"/>
                <w:lang w:val="en-US"/>
              </w:rPr>
            </w:pPr>
            <w:r>
              <w:rPr>
                <w:rFonts w:ascii="Arial" w:hAnsi="Arial" w:cs="Arial"/>
                <w:color w:val="000000" w:themeColor="text1"/>
                <w:sz w:val="20"/>
                <w:szCs w:val="20"/>
                <w:lang w:val="en-US"/>
              </w:rPr>
              <w:t>Configure system settings (giving campaigns, donation types, reporting periods).</w:t>
            </w:r>
          </w:p>
          <w:p w14:paraId="3B6FBB47" w14:textId="77777777" w:rsidR="003B3697" w:rsidRPr="00C27956" w:rsidRDefault="003B3697" w:rsidP="003B3697">
            <w:pPr>
              <w:pStyle w:val="ListParagraph"/>
              <w:numPr>
                <w:ilvl w:val="0"/>
                <w:numId w:val="78"/>
              </w:numPr>
              <w:spacing w:after="200" w:line="240" w:lineRule="auto"/>
              <w:rPr>
                <w:rFonts w:ascii="Arial" w:hAnsi="Arial" w:cs="Arial"/>
                <w:color w:val="000000" w:themeColor="text1"/>
                <w:sz w:val="20"/>
                <w:szCs w:val="20"/>
                <w:lang w:val="en-US"/>
              </w:rPr>
            </w:pPr>
            <w:r>
              <w:rPr>
                <w:rFonts w:ascii="Arial" w:hAnsi="Arial" w:cs="Arial"/>
                <w:color w:val="000000" w:themeColor="text1"/>
                <w:sz w:val="20"/>
                <w:szCs w:val="20"/>
                <w:lang w:val="en-US"/>
              </w:rPr>
              <w:t>Process and reconcile donations (manual or automated).</w:t>
            </w:r>
          </w:p>
          <w:p w14:paraId="48706B48" w14:textId="77777777" w:rsidR="003B3697" w:rsidRPr="00C27956" w:rsidRDefault="003B3697" w:rsidP="003B3697">
            <w:pPr>
              <w:pStyle w:val="ListParagraph"/>
              <w:numPr>
                <w:ilvl w:val="0"/>
                <w:numId w:val="78"/>
              </w:numPr>
              <w:spacing w:after="200" w:line="240" w:lineRule="auto"/>
              <w:rPr>
                <w:rFonts w:ascii="Arial" w:hAnsi="Arial" w:cs="Arial"/>
                <w:color w:val="000000" w:themeColor="text1"/>
                <w:sz w:val="20"/>
                <w:szCs w:val="20"/>
                <w:lang w:val="en-US"/>
              </w:rPr>
            </w:pPr>
            <w:r>
              <w:rPr>
                <w:rFonts w:ascii="Arial" w:hAnsi="Arial" w:cs="Arial"/>
                <w:color w:val="000000" w:themeColor="text1"/>
                <w:sz w:val="20"/>
                <w:szCs w:val="20"/>
                <w:lang w:val="en-US"/>
              </w:rPr>
              <w:t>Generate financial reports (donation summaries, tax forms).</w:t>
            </w:r>
          </w:p>
          <w:p w14:paraId="1BD096DB" w14:textId="77777777" w:rsidR="003B3697" w:rsidRPr="00C27956" w:rsidRDefault="003B3697" w:rsidP="003B3697">
            <w:pPr>
              <w:pStyle w:val="ListParagraph"/>
              <w:numPr>
                <w:ilvl w:val="0"/>
                <w:numId w:val="78"/>
              </w:numPr>
              <w:spacing w:after="200" w:line="240" w:lineRule="auto"/>
              <w:rPr>
                <w:rFonts w:ascii="Arial" w:hAnsi="Arial" w:cs="Arial"/>
                <w:color w:val="000000" w:themeColor="text1"/>
                <w:sz w:val="20"/>
                <w:szCs w:val="20"/>
                <w:lang w:val="en-US"/>
              </w:rPr>
            </w:pPr>
            <w:r>
              <w:rPr>
                <w:rFonts w:ascii="Arial" w:hAnsi="Arial" w:cs="Arial"/>
                <w:color w:val="000000" w:themeColor="text1"/>
                <w:sz w:val="20"/>
                <w:szCs w:val="20"/>
                <w:lang w:val="en-US"/>
              </w:rPr>
              <w:t>Oversee online giving setup and integrations (e.g., with payment gateways).</w:t>
            </w:r>
          </w:p>
          <w:p w14:paraId="2C38000A" w14:textId="77777777" w:rsidR="003B3697" w:rsidRPr="00C27956" w:rsidRDefault="003B3697" w:rsidP="003B3697">
            <w:pPr>
              <w:pStyle w:val="ListParagraph"/>
              <w:numPr>
                <w:ilvl w:val="0"/>
                <w:numId w:val="78"/>
              </w:numPr>
              <w:spacing w:after="200" w:line="240" w:lineRule="auto"/>
              <w:rPr>
                <w:rFonts w:ascii="Arial" w:hAnsi="Arial" w:cs="Arial"/>
                <w:color w:val="000000" w:themeColor="text1"/>
                <w:sz w:val="20"/>
                <w:szCs w:val="20"/>
                <w:lang w:val="en-US"/>
              </w:rPr>
            </w:pPr>
            <w:r>
              <w:rPr>
                <w:rFonts w:ascii="Arial" w:hAnsi="Arial" w:cs="Arial"/>
                <w:color w:val="000000" w:themeColor="text1"/>
                <w:sz w:val="20"/>
                <w:szCs w:val="20"/>
                <w:lang w:val="en-US"/>
              </w:rPr>
              <w:t>Handle member data entry, updates, and privacy compliance.</w:t>
            </w:r>
          </w:p>
        </w:tc>
        <w:tc>
          <w:tcPr>
            <w:tcW w:w="0" w:type="auto"/>
            <w:tcMar>
              <w:top w:w="180" w:type="dxa"/>
              <w:left w:w="180" w:type="dxa"/>
              <w:bottom w:w="180" w:type="dxa"/>
              <w:right w:w="180" w:type="dxa"/>
            </w:tcMar>
            <w:hideMark/>
          </w:tcPr>
          <w:p w14:paraId="7B66471C" w14:textId="77777777" w:rsidR="003B3697" w:rsidRPr="00C27956" w:rsidRDefault="003B3697" w:rsidP="00E114DC">
            <w:pPr>
              <w:rPr>
                <w:rFonts w:ascii="Arial" w:hAnsi="Arial" w:cs="Arial"/>
                <w:sz w:val="20"/>
                <w:szCs w:val="20"/>
                <w:lang w:val="en-US"/>
              </w:rPr>
            </w:pPr>
            <w:r>
              <w:rPr>
                <w:rFonts w:ascii="Arial" w:hAnsi="Arial" w:cs="Arial"/>
                <w:sz w:val="20"/>
                <w:szCs w:val="20"/>
                <w:lang w:val="en-US"/>
              </w:rPr>
              <w:t>Efficient, accurate, and secure management of church financial and membership data with minimal manual effort and full audit readiness.</w:t>
            </w:r>
          </w:p>
        </w:tc>
      </w:tr>
      <w:tr w:rsidR="003B3697" w:rsidRPr="00C27956" w14:paraId="3358A6BD" w14:textId="77777777" w:rsidTr="003B3697">
        <w:tc>
          <w:tcPr>
            <w:tcW w:w="1427" w:type="dxa"/>
            <w:tcMar>
              <w:top w:w="180" w:type="dxa"/>
              <w:left w:w="180" w:type="dxa"/>
              <w:bottom w:w="180" w:type="dxa"/>
              <w:right w:w="180" w:type="dxa"/>
            </w:tcMar>
          </w:tcPr>
          <w:p w14:paraId="5E22CABD" w14:textId="77777777" w:rsidR="003B3697" w:rsidRPr="00C27956" w:rsidRDefault="005B392F" w:rsidP="00E114DC">
            <w:pPr>
              <w:rPr>
                <w:rFonts w:ascii="Arial" w:eastAsia="Times New Roman" w:hAnsi="Arial" w:cs="Arial"/>
                <w:b/>
                <w:bCs/>
                <w:sz w:val="20"/>
                <w:szCs w:val="20"/>
              </w:rPr>
            </w:pPr>
            <w:r>
              <w:rPr>
                <w:rFonts w:ascii="Arial" w:eastAsia="Times New Roman" w:hAnsi="Arial" w:cs="Arial"/>
                <w:b/>
                <w:bCs/>
                <w:sz w:val="20"/>
                <w:szCs w:val="20"/>
              </w:rPr>
              <w:t>Bookkeepers</w:t>
            </w:r>
          </w:p>
        </w:tc>
        <w:tc>
          <w:tcPr>
            <w:tcW w:w="0" w:type="auto"/>
            <w:tcMar>
              <w:top w:w="180" w:type="dxa"/>
              <w:left w:w="180" w:type="dxa"/>
              <w:bottom w:w="180" w:type="dxa"/>
              <w:right w:w="180" w:type="dxa"/>
            </w:tcMar>
          </w:tcPr>
          <w:p w14:paraId="77C8A127" w14:textId="77777777" w:rsidR="003B3697" w:rsidRPr="00C27956" w:rsidRDefault="003B3697" w:rsidP="00E114DC">
            <w:pPr>
              <w:spacing w:after="300"/>
              <w:rPr>
                <w:rFonts w:ascii="Arial" w:eastAsia="Times New Roman" w:hAnsi="Arial" w:cs="Arial"/>
                <w:sz w:val="20"/>
                <w:szCs w:val="20"/>
              </w:rPr>
            </w:pPr>
            <w:r>
              <w:rPr>
                <w:rFonts w:ascii="Arial" w:hAnsi="Arial" w:cs="Arial"/>
                <w:sz w:val="20"/>
                <w:szCs w:val="20"/>
                <w:lang w:val="en-US"/>
              </w:rPr>
              <w:t>Primary End User</w:t>
            </w:r>
          </w:p>
        </w:tc>
        <w:tc>
          <w:tcPr>
            <w:tcW w:w="0" w:type="auto"/>
            <w:tcMar>
              <w:top w:w="180" w:type="dxa"/>
              <w:left w:w="180" w:type="dxa"/>
              <w:bottom w:w="180" w:type="dxa"/>
              <w:right w:w="180" w:type="dxa"/>
            </w:tcMar>
          </w:tcPr>
          <w:p w14:paraId="66DB55F8" w14:textId="77777777" w:rsidR="003B3697" w:rsidRPr="00C27956" w:rsidRDefault="003B3697" w:rsidP="003B3697">
            <w:pPr>
              <w:pStyle w:val="ListParagraph"/>
              <w:numPr>
                <w:ilvl w:val="0"/>
                <w:numId w:val="78"/>
              </w:numPr>
              <w:spacing w:after="200" w:line="240" w:lineRule="auto"/>
              <w:rPr>
                <w:rFonts w:ascii="Arial" w:hAnsi="Arial" w:cs="Arial"/>
                <w:sz w:val="20"/>
                <w:szCs w:val="20"/>
                <w:lang w:val="en-US"/>
              </w:rPr>
            </w:pPr>
            <w:r>
              <w:rPr>
                <w:rFonts w:ascii="Arial" w:hAnsi="Arial" w:cs="Arial"/>
                <w:sz w:val="20"/>
                <w:szCs w:val="20"/>
                <w:lang w:val="en-US"/>
              </w:rPr>
              <w:t>Reconcile bank statements with donation records.</w:t>
            </w:r>
          </w:p>
          <w:p w14:paraId="077DEE3A" w14:textId="77777777" w:rsidR="003B3697" w:rsidRPr="00C27956" w:rsidRDefault="003B3697" w:rsidP="003B3697">
            <w:pPr>
              <w:pStyle w:val="ListParagraph"/>
              <w:numPr>
                <w:ilvl w:val="0"/>
                <w:numId w:val="78"/>
              </w:numPr>
              <w:spacing w:after="200" w:line="240" w:lineRule="auto"/>
              <w:rPr>
                <w:rFonts w:ascii="Arial" w:hAnsi="Arial" w:cs="Arial"/>
                <w:sz w:val="20"/>
                <w:szCs w:val="20"/>
                <w:lang w:val="en-US"/>
              </w:rPr>
            </w:pPr>
            <w:r>
              <w:rPr>
                <w:rFonts w:ascii="Arial" w:hAnsi="Arial" w:cs="Arial"/>
                <w:sz w:val="20"/>
                <w:szCs w:val="20"/>
                <w:lang w:val="en-US"/>
              </w:rPr>
              <w:lastRenderedPageBreak/>
              <w:t>Classify donations by fund, campaign, or purpose.</w:t>
            </w:r>
          </w:p>
          <w:p w14:paraId="0528E677" w14:textId="77777777" w:rsidR="003B3697" w:rsidRPr="00C27956" w:rsidRDefault="003B3697" w:rsidP="003B3697">
            <w:pPr>
              <w:pStyle w:val="ListParagraph"/>
              <w:numPr>
                <w:ilvl w:val="0"/>
                <w:numId w:val="78"/>
              </w:numPr>
              <w:spacing w:after="200" w:line="240" w:lineRule="auto"/>
              <w:rPr>
                <w:rFonts w:ascii="Arial" w:hAnsi="Arial" w:cs="Arial"/>
                <w:sz w:val="20"/>
                <w:szCs w:val="20"/>
                <w:lang w:val="en-US"/>
              </w:rPr>
            </w:pPr>
            <w:r>
              <w:rPr>
                <w:rFonts w:ascii="Arial" w:hAnsi="Arial" w:cs="Arial"/>
                <w:sz w:val="20"/>
                <w:szCs w:val="20"/>
                <w:lang w:val="en-US"/>
              </w:rPr>
              <w:t>Prepare financial statements (P&amp;L, balance sheets) for church leadership.</w:t>
            </w:r>
          </w:p>
          <w:p w14:paraId="0D1E09F9" w14:textId="77777777" w:rsidR="003B3697" w:rsidRPr="00C27956" w:rsidRDefault="003B3697" w:rsidP="003B3697">
            <w:pPr>
              <w:pStyle w:val="ListParagraph"/>
              <w:numPr>
                <w:ilvl w:val="0"/>
                <w:numId w:val="78"/>
              </w:numPr>
              <w:spacing w:after="200" w:line="240" w:lineRule="auto"/>
              <w:rPr>
                <w:rFonts w:ascii="Arial" w:hAnsi="Arial" w:cs="Arial"/>
                <w:sz w:val="20"/>
                <w:szCs w:val="20"/>
                <w:lang w:val="en-US"/>
              </w:rPr>
            </w:pPr>
            <w:r>
              <w:rPr>
                <w:rFonts w:ascii="Arial" w:hAnsi="Arial" w:cs="Arial"/>
                <w:sz w:val="20"/>
                <w:szCs w:val="20"/>
                <w:lang w:val="en-US"/>
              </w:rPr>
              <w:t>Generate 1099s or other tax-related documents.</w:t>
            </w:r>
          </w:p>
          <w:p w14:paraId="54714569" w14:textId="77777777" w:rsidR="003B3697" w:rsidRPr="00C27956" w:rsidRDefault="003B3697" w:rsidP="003B3697">
            <w:pPr>
              <w:pStyle w:val="ListParagraph"/>
              <w:numPr>
                <w:ilvl w:val="0"/>
                <w:numId w:val="78"/>
              </w:numPr>
              <w:spacing w:after="200" w:line="240" w:lineRule="auto"/>
              <w:rPr>
                <w:rFonts w:ascii="Arial" w:hAnsi="Arial" w:cs="Arial"/>
                <w:sz w:val="20"/>
                <w:szCs w:val="20"/>
                <w:lang w:val="en-US"/>
              </w:rPr>
            </w:pPr>
            <w:r>
              <w:rPr>
                <w:rFonts w:ascii="Arial" w:hAnsi="Arial" w:cs="Arial"/>
                <w:sz w:val="20"/>
                <w:szCs w:val="20"/>
                <w:lang w:val="en-US"/>
              </w:rPr>
              <w:t>Audit trail access and version control of financial entries.</w:t>
            </w:r>
          </w:p>
        </w:tc>
        <w:tc>
          <w:tcPr>
            <w:tcW w:w="0" w:type="auto"/>
            <w:tcMar>
              <w:top w:w="180" w:type="dxa"/>
              <w:left w:w="180" w:type="dxa"/>
              <w:bottom w:w="180" w:type="dxa"/>
              <w:right w:w="180" w:type="dxa"/>
            </w:tcMar>
          </w:tcPr>
          <w:p w14:paraId="1880B094" w14:textId="77777777" w:rsidR="003B3697" w:rsidRPr="00C27956" w:rsidRDefault="003B3697" w:rsidP="00E114DC">
            <w:pPr>
              <w:rPr>
                <w:rFonts w:ascii="Arial" w:hAnsi="Arial" w:cs="Arial"/>
                <w:sz w:val="20"/>
                <w:szCs w:val="20"/>
                <w:lang w:val="en-US"/>
              </w:rPr>
            </w:pPr>
            <w:r>
              <w:rPr>
                <w:rFonts w:ascii="Arial" w:hAnsi="Arial" w:cs="Arial"/>
                <w:sz w:val="20"/>
                <w:szCs w:val="20"/>
                <w:lang w:val="en-US"/>
              </w:rPr>
              <w:lastRenderedPageBreak/>
              <w:t xml:space="preserve">Seamless integration with accounting systems (e.g., QuickBooks, Xero) and robust reporting tools to ensure financial accuracy, </w:t>
              <w:lastRenderedPageBreak/>
              <w:t>compliance, and ease of audit preparation.</w:t>
            </w:r>
          </w:p>
          <w:p w14:paraId="1C02D2AB" w14:textId="77777777" w:rsidR="003B3697" w:rsidRPr="00C27956" w:rsidRDefault="003B3697" w:rsidP="00E114DC">
            <w:pPr>
              <w:rPr>
                <w:rFonts w:ascii="Arial" w:hAnsi="Arial" w:cs="Arial"/>
                <w:sz w:val="20"/>
                <w:szCs w:val="20"/>
                <w:lang w:val="en-US"/>
              </w:rPr>
            </w:pPr>
          </w:p>
        </w:tc>
      </w:tr>
      <w:tr w:rsidR="003B3697" w:rsidRPr="00C27956" w14:paraId="791D5289" w14:textId="77777777" w:rsidTr="003B3697">
        <w:tc>
          <w:tcPr>
            <w:tcW w:w="1427" w:type="dxa"/>
            <w:tcMar>
              <w:top w:w="180" w:type="dxa"/>
              <w:left w:w="180" w:type="dxa"/>
              <w:bottom w:w="180" w:type="dxa"/>
              <w:right w:w="180" w:type="dxa"/>
            </w:tcMar>
          </w:tcPr>
          <w:p w14:paraId="6B017879" w14:textId="77777777" w:rsidR="003B3697" w:rsidRPr="00C27956" w:rsidRDefault="003B3697" w:rsidP="00E114DC">
            <w:pPr>
              <w:spacing w:after="300"/>
              <w:rPr>
                <w:rFonts w:ascii="Arial" w:eastAsia="Times New Roman" w:hAnsi="Arial" w:cs="Arial"/>
                <w:b/>
                <w:bCs/>
                <w:sz w:val="20"/>
                <w:szCs w:val="20"/>
                <w:lang w:val="en-US"/>
              </w:rPr>
            </w:pPr>
            <w:r>
              <w:rPr>
                <w:rFonts w:ascii="Arial" w:eastAsia="Times New Roman" w:hAnsi="Arial" w:cs="Arial"/>
                <w:b/>
                <w:bCs/>
                <w:sz w:val="20"/>
                <w:szCs w:val="20"/>
                <w:lang w:val="en-US"/>
              </w:rPr>
              <w:lastRenderedPageBreak/>
              <w:t>Pastors</w:t>
            </w:r>
          </w:p>
          <w:p w14:paraId="3277B5AA" w14:textId="77777777" w:rsidR="003B3697" w:rsidRPr="00C27956" w:rsidRDefault="003B3697" w:rsidP="00E114DC">
            <w:pPr>
              <w:rPr>
                <w:rFonts w:ascii="Arial" w:eastAsia="Times New Roman" w:hAnsi="Arial" w:cs="Arial"/>
                <w:b/>
                <w:bCs/>
                <w:sz w:val="20"/>
                <w:szCs w:val="20"/>
              </w:rPr>
            </w:pPr>
          </w:p>
        </w:tc>
        <w:tc>
          <w:tcPr>
            <w:tcW w:w="0" w:type="auto"/>
            <w:tcMar>
              <w:top w:w="180" w:type="dxa"/>
              <w:left w:w="180" w:type="dxa"/>
              <w:bottom w:w="180" w:type="dxa"/>
              <w:right w:w="180" w:type="dxa"/>
            </w:tcMar>
          </w:tcPr>
          <w:p w14:paraId="35811067" w14:textId="77777777" w:rsidR="003B3697" w:rsidRPr="00C27956" w:rsidRDefault="003B3697" w:rsidP="00E114DC">
            <w:pPr>
              <w:spacing w:after="300"/>
              <w:rPr>
                <w:rFonts w:ascii="Arial" w:eastAsia="Times New Roman" w:hAnsi="Arial" w:cs="Arial"/>
                <w:sz w:val="20"/>
                <w:szCs w:val="20"/>
              </w:rPr>
            </w:pPr>
            <w:r>
              <w:rPr>
                <w:rFonts w:ascii="Arial" w:hAnsi="Arial" w:cs="Arial"/>
                <w:sz w:val="20"/>
                <w:szCs w:val="20"/>
                <w:lang w:val="en-US"/>
              </w:rPr>
              <w:t>Secondary user</w:t>
            </w:r>
          </w:p>
        </w:tc>
        <w:tc>
          <w:tcPr>
            <w:tcW w:w="0" w:type="auto"/>
            <w:tcMar>
              <w:top w:w="180" w:type="dxa"/>
              <w:left w:w="180" w:type="dxa"/>
              <w:bottom w:w="180" w:type="dxa"/>
              <w:right w:w="180" w:type="dxa"/>
            </w:tcMar>
          </w:tcPr>
          <w:p w14:paraId="335F0A7F" w14:textId="77777777" w:rsidR="003B3697" w:rsidRPr="00C27956" w:rsidRDefault="003B3697" w:rsidP="003B3697">
            <w:pPr>
              <w:pStyle w:val="ListParagraph"/>
              <w:numPr>
                <w:ilvl w:val="0"/>
                <w:numId w:val="78"/>
              </w:numPr>
              <w:spacing w:after="200" w:line="240" w:lineRule="auto"/>
              <w:rPr>
                <w:rFonts w:ascii="Arial" w:hAnsi="Arial" w:cs="Arial"/>
                <w:sz w:val="20"/>
                <w:szCs w:val="20"/>
                <w:lang w:val="en-US"/>
              </w:rPr>
            </w:pPr>
            <w:r>
              <w:rPr>
                <w:rFonts w:ascii="Arial" w:hAnsi="Arial" w:cs="Arial"/>
                <w:sz w:val="20"/>
                <w:szCs w:val="20"/>
                <w:lang w:val="en-US"/>
              </w:rPr>
              <w:t>Review donation trends and giving reports to inform ministry planning.</w:t>
            </w:r>
          </w:p>
          <w:p w14:paraId="60228420" w14:textId="77777777" w:rsidR="003B3697" w:rsidRPr="00C27956" w:rsidRDefault="003B3697" w:rsidP="003B3697">
            <w:pPr>
              <w:pStyle w:val="ListParagraph"/>
              <w:numPr>
                <w:ilvl w:val="0"/>
                <w:numId w:val="78"/>
              </w:numPr>
              <w:spacing w:after="200" w:line="240" w:lineRule="auto"/>
              <w:rPr>
                <w:rFonts w:ascii="Arial" w:hAnsi="Arial" w:cs="Arial"/>
                <w:sz w:val="20"/>
                <w:szCs w:val="20"/>
                <w:lang w:val="en-US"/>
              </w:rPr>
            </w:pPr>
            <w:r>
              <w:rPr>
                <w:rFonts w:ascii="Arial" w:hAnsi="Arial" w:cs="Arial"/>
                <w:sz w:val="20"/>
                <w:szCs w:val="20"/>
                <w:lang w:val="en-US"/>
              </w:rPr>
              <w:t>Monitor campaign performance (e.g., building fund, outreach programs).</w:t>
            </w:r>
          </w:p>
          <w:p w14:paraId="27339F3C" w14:textId="77777777" w:rsidR="003B3697" w:rsidRPr="00C27956" w:rsidRDefault="003B3697" w:rsidP="003B3697">
            <w:pPr>
              <w:pStyle w:val="ListParagraph"/>
              <w:numPr>
                <w:ilvl w:val="0"/>
                <w:numId w:val="78"/>
              </w:numPr>
              <w:spacing w:after="200" w:line="240" w:lineRule="auto"/>
              <w:rPr>
                <w:rFonts w:ascii="Arial" w:hAnsi="Arial" w:cs="Arial"/>
                <w:sz w:val="20"/>
                <w:szCs w:val="20"/>
                <w:lang w:val="en-US"/>
              </w:rPr>
            </w:pPr>
            <w:r>
              <w:rPr>
                <w:rFonts w:ascii="Arial" w:hAnsi="Arial" w:cs="Arial"/>
                <w:sz w:val="20"/>
                <w:szCs w:val="20"/>
                <w:lang w:val="en-US"/>
              </w:rPr>
              <w:t>Access summaries of member engagement and giving patterns (anonymized).</w:t>
            </w:r>
          </w:p>
          <w:p w14:paraId="027091F3" w14:textId="77777777" w:rsidR="003B3697" w:rsidRPr="00C27956" w:rsidRDefault="003B3697" w:rsidP="003B3697">
            <w:pPr>
              <w:pStyle w:val="ListParagraph"/>
              <w:numPr>
                <w:ilvl w:val="0"/>
                <w:numId w:val="78"/>
              </w:numPr>
              <w:spacing w:after="200" w:line="240" w:lineRule="auto"/>
              <w:rPr>
                <w:rFonts w:ascii="Arial" w:hAnsi="Arial" w:cs="Arial"/>
                <w:sz w:val="20"/>
                <w:szCs w:val="20"/>
                <w:lang w:val="en-US"/>
              </w:rPr>
            </w:pPr>
            <w:r>
              <w:rPr>
                <w:rFonts w:ascii="Arial" w:hAnsi="Arial" w:cs="Arial"/>
                <w:sz w:val="20"/>
                <w:szCs w:val="20"/>
                <w:lang w:val="en-US"/>
              </w:rPr>
              <w:t>Communicate with congregation via built-in messaging or announcements.</w:t>
            </w:r>
          </w:p>
        </w:tc>
        <w:tc>
          <w:tcPr>
            <w:tcW w:w="0" w:type="auto"/>
            <w:tcMar>
              <w:top w:w="180" w:type="dxa"/>
              <w:left w:w="180" w:type="dxa"/>
              <w:bottom w:w="180" w:type="dxa"/>
              <w:right w:w="180" w:type="dxa"/>
            </w:tcMar>
          </w:tcPr>
          <w:p w14:paraId="339BBFE4" w14:textId="77777777" w:rsidR="003B3697" w:rsidRPr="00C27956" w:rsidRDefault="003B3697" w:rsidP="00E114DC">
            <w:pPr>
              <w:rPr>
                <w:rFonts w:ascii="Arial" w:hAnsi="Arial" w:cs="Arial"/>
                <w:sz w:val="20"/>
                <w:szCs w:val="20"/>
                <w:lang w:val="en-US"/>
              </w:rPr>
            </w:pPr>
            <w:r>
              <w:rPr>
                <w:rFonts w:ascii="Arial" w:hAnsi="Arial" w:cs="Arial"/>
                <w:sz w:val="20"/>
                <w:szCs w:val="20"/>
                <w:lang w:val="en-US"/>
              </w:rPr>
              <w:t>Clear, timely insights into giving and engagement metrics to support pastoral leadership, storytelling, and strategic planning—without needing technical system access.</w:t>
            </w:r>
          </w:p>
        </w:tc>
      </w:tr>
    </w:tbl>
    <w:p w14:paraId="19667E70" w14:textId="77777777" w:rsidR="007F67EF" w:rsidRPr="00C27956" w:rsidRDefault="007F67EF">
      <w:pPr>
        <w:rPr>
          <w:rFonts w:ascii="Arial" w:hAnsi="Arial" w:cs="Arial"/>
        </w:rPr>
      </w:pPr>
    </w:p>
    <w:p w14:paraId="0C0D3E1F" w14:textId="77777777" w:rsidR="007F67EF" w:rsidRPr="00C27956" w:rsidRDefault="007F67EF">
      <w:pPr>
        <w:rPr>
          <w:rFonts w:ascii="Arial" w:hAnsi="Arial" w:cs="Arial"/>
        </w:rPr>
      </w:pPr>
    </w:p>
    <w:p w14:paraId="7314DDE9" w14:textId="77777777" w:rsidR="00BE3354" w:rsidRPr="00C27956" w:rsidRDefault="00BE3354">
      <w:pPr>
        <w:rPr>
          <w:rFonts w:ascii="Arial" w:hAnsi="Arial" w:cs="Arial"/>
        </w:rPr>
        <w:sectPr w:rsidR="00BE3354" w:rsidRPr="00C27956" w:rsidSect="00BB751E">
          <w:pgSz w:w="11906" w:h="16838"/>
          <w:pgMar w:top="1440" w:right="1440" w:bottom="1440" w:left="851" w:header="737" w:footer="578" w:gutter="0"/>
          <w:cols w:space="708"/>
          <w:titlePg/>
          <w:docGrid w:linePitch="360"/>
        </w:sectPr>
      </w:pPr>
    </w:p>
    <w:p w14:paraId="02922BC2" w14:textId="59446EFD" w:rsidR="007F67EF" w:rsidRPr="00C27956" w:rsidRDefault="007F67EF" w:rsidP="007D10C8">
      <w:pPr>
        <w:pStyle w:val="Heading1"/>
        <w:rPr>
          <w:rFonts w:cs="Arial"/>
        </w:rPr>
      </w:pPr>
      <w:r>
        <w:rPr>
          <w:rFonts w:cs="Arial"/>
          <w:noProof/>
        </w:rPr>
        <w:lastRenderedPageBreak/>
        <mc:AlternateContent>
          <mc:Choice Requires="wpg">
            <w:drawing>
              <wp:anchor distT="0" distB="0" distL="114300" distR="114300" simplePos="0" relativeHeight="251658254" behindDoc="1" locked="0" layoutInCell="1" allowOverlap="1" wp14:anchorId="3DF243C7" wp14:editId="121EFC9E">
                <wp:simplePos x="0" y="0"/>
                <wp:positionH relativeFrom="page">
                  <wp:posOffset>0</wp:posOffset>
                </wp:positionH>
                <wp:positionV relativeFrom="paragraph">
                  <wp:posOffset>-895985</wp:posOffset>
                </wp:positionV>
                <wp:extent cx="7599680" cy="2111375"/>
                <wp:effectExtent l="0" t="0" r="1270" b="3175"/>
                <wp:wrapNone/>
                <wp:docPr id="1576509113" name="Group 1576509113"/>
                <wp:cNvGraphicFramePr/>
                <a:graphic xmlns:a="http://schemas.openxmlformats.org/drawingml/2006/main">
                  <a:graphicData uri="http://schemas.microsoft.com/office/word/2010/wordprocessingGroup">
                    <wpg:wgp>
                      <wpg:cNvGrpSpPr/>
                      <wpg:grpSpPr>
                        <a:xfrm>
                          <a:off x="0" y="0"/>
                          <a:ext cx="7599680" cy="2111375"/>
                          <a:chOff x="0" y="0"/>
                          <a:chExt cx="7599899" cy="2111890"/>
                        </a:xfrm>
                      </wpg:grpSpPr>
                      <wps:wsp>
                        <wps:cNvPr id="1576509114" name="Rectangle 36"/>
                        <wps:cNvSpPr/>
                        <wps:spPr>
                          <a:xfrm rot="10800000" flipV="1">
                            <a:off x="0" y="0"/>
                            <a:ext cx="7565399" cy="2109470"/>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4E25CD6" w14:textId="77777777" w:rsidR="007F67EF" w:rsidRDefault="007F67EF" w:rsidP="007F67EF">
                              <w:pPr>
                                <w:jc w:val="center"/>
                              </w:pPr>
                            </w:p>
                          </w:txbxContent>
                        </wps:txbx>
                        <wps:bodyPr rtlCol="0" anchor="ctr"/>
                      </wps:wsp>
                      <wps:wsp>
                        <wps:cNvPr id="1576509115" name="Rectangle 36"/>
                        <wps:cNvSpPr/>
                        <wps:spPr>
                          <a:xfrm>
                            <a:off x="5665808" y="289367"/>
                            <a:ext cx="1934091" cy="128531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9EEE3FA" w14:textId="77777777" w:rsidR="007F67EF" w:rsidRPr="00C102F1" w:rsidRDefault="007F67EF" w:rsidP="007F67EF">
                              <w:pPr>
                                <w:jc w:val="center"/>
                                <w:rPr>
                                  <w:rFonts w:ascii="Arial" w:hAnsi="Arial" w:cs="Arial"/>
                                  <w:b/>
                                  <w:bCs/>
                                  <w:color w:val="000000" w:themeColor="text1"/>
                                  <w:sz w:val="144"/>
                                  <w:szCs w:val="180"/>
                                  <w:lang w:val="en-US"/>
                                  <w14:textFill>
                                    <w14:gradFill>
                                      <w14:gsLst>
                                        <w14:gs w14:pos="100000">
                                          <w14:srgbClr w14:val="5AB3AD"/>
                                        </w14:gs>
                                        <w14:gs w14:pos="26000">
                                          <w14:srgbClr w14:val="534FEE"/>
                                        </w14:gs>
                                      </w14:gsLst>
                                      <w14:lin w14:ang="4800000" w14:scaled="0"/>
                                    </w14:gradFill>
                                  </w14:textFill>
                                </w:rPr>
                              </w:pPr>
                              <w:r>
                                <w:rPr>
                                  <w:rFonts w:ascii="Arial" w:hAnsi="Arial" w:cs="Arial"/>
                                  <w:b/>
                                  <w:bCs/>
                                  <w:color w:val="000000" w:themeColor="text1"/>
                                  <w:sz w:val="144"/>
                                  <w:szCs w:val="180"/>
                                  <w:lang w:val="en-US"/>
                                  <w14:textFill>
                                    <w14:gradFill>
                                      <w14:gsLst>
                                        <w14:gs w14:pos="100000">
                                          <w14:srgbClr w14:val="5AB3AD"/>
                                        </w14:gs>
                                        <w14:gs w14:pos="26000">
                                          <w14:srgbClr w14:val="534FEE"/>
                                        </w14:gs>
                                      </w14:gsLst>
                                      <w14:lin w14:ang="4800000" w14:scaled="0"/>
                                    </w14:gradFill>
                                  </w14:textFill>
                                </w:rPr>
                                <w:t>02</w:t>
                              </w:r>
                            </w:p>
                          </w:txbxContent>
                        </wps:txbx>
                        <wps:bodyPr lIns="0" tIns="0" rIns="0" bIns="0" rtlCol="0" anchor="ctr"/>
                      </wps:wsp>
                      <wpg:grpSp>
                        <wpg:cNvPr id="1576509116" name="Group 1576509116"/>
                        <wpg:cNvGrpSpPr/>
                        <wpg:grpSpPr>
                          <a:xfrm>
                            <a:off x="5029200" y="1568370"/>
                            <a:ext cx="2559387" cy="543520"/>
                            <a:chOff x="0" y="0"/>
                            <a:chExt cx="2559046" cy="523559"/>
                          </a:xfrm>
                        </wpg:grpSpPr>
                        <wps:wsp>
                          <wps:cNvPr id="1576509117" name="Rectangle 1"/>
                          <wps:cNvSpPr/>
                          <wps:spPr>
                            <a:xfrm>
                              <a:off x="0" y="152400"/>
                              <a:ext cx="2558178" cy="371159"/>
                            </a:xfrm>
                            <a:custGeom>
                              <a:avLst/>
                              <a:gdLst>
                                <a:gd name="connsiteX0" fmla="*/ 0 w 1656678"/>
                                <a:gd name="connsiteY0" fmla="*/ 0 h 371159"/>
                                <a:gd name="connsiteX1" fmla="*/ 1656678 w 1656678"/>
                                <a:gd name="connsiteY1" fmla="*/ 0 h 371159"/>
                                <a:gd name="connsiteX2" fmla="*/ 1656678 w 1656678"/>
                                <a:gd name="connsiteY2" fmla="*/ 371159 h 371159"/>
                                <a:gd name="connsiteX3" fmla="*/ 0 w 1656678"/>
                                <a:gd name="connsiteY3" fmla="*/ 371159 h 371159"/>
                                <a:gd name="connsiteX4" fmla="*/ 0 w 1656678"/>
                                <a:gd name="connsiteY4" fmla="*/ 0 h 371159"/>
                                <a:gd name="connsiteX0" fmla="*/ 320675 w 1656678"/>
                                <a:gd name="connsiteY0" fmla="*/ 3175 h 371159"/>
                                <a:gd name="connsiteX1" fmla="*/ 1656678 w 1656678"/>
                                <a:gd name="connsiteY1" fmla="*/ 0 h 371159"/>
                                <a:gd name="connsiteX2" fmla="*/ 1656678 w 1656678"/>
                                <a:gd name="connsiteY2" fmla="*/ 371159 h 371159"/>
                                <a:gd name="connsiteX3" fmla="*/ 0 w 1656678"/>
                                <a:gd name="connsiteY3" fmla="*/ 371159 h 371159"/>
                                <a:gd name="connsiteX4" fmla="*/ 320675 w 1656678"/>
                                <a:gd name="connsiteY4" fmla="*/ 3175 h 37115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56678" h="371159">
                                  <a:moveTo>
                                    <a:pt x="320675" y="3175"/>
                                  </a:moveTo>
                                  <a:lnTo>
                                    <a:pt x="1656678" y="0"/>
                                  </a:lnTo>
                                  <a:lnTo>
                                    <a:pt x="1656678" y="371159"/>
                                  </a:lnTo>
                                  <a:lnTo>
                                    <a:pt x="0" y="371159"/>
                                  </a:lnTo>
                                  <a:lnTo>
                                    <a:pt x="320675" y="3175"/>
                                  </a:lnTo>
                                  <a:close/>
                                </a:path>
                              </a:pathLst>
                            </a:custGeom>
                            <a:gradFill>
                              <a:gsLst>
                                <a:gs pos="100000">
                                  <a:srgbClr val="5AB3AD"/>
                                </a:gs>
                                <a:gs pos="26000">
                                  <a:srgbClr val="534FEE"/>
                                </a:gs>
                              </a:gsLst>
                              <a:lin ang="480000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76509118" name="Freeform 1972830972"/>
                          <wps:cNvSpPr/>
                          <wps:spPr>
                            <a:xfrm>
                              <a:off x="838200" y="0"/>
                              <a:ext cx="1720846" cy="337645"/>
                            </a:xfrm>
                            <a:custGeom>
                              <a:avLst/>
                              <a:gdLst>
                                <a:gd name="connsiteX0" fmla="*/ 1114421 w 1114421"/>
                                <a:gd name="connsiteY0" fmla="*/ 0 h 337645"/>
                                <a:gd name="connsiteX1" fmla="*/ 1114421 w 1114421"/>
                                <a:gd name="connsiteY1" fmla="*/ 337645 h 337645"/>
                                <a:gd name="connsiteX2" fmla="*/ 0 w 1114421"/>
                                <a:gd name="connsiteY2" fmla="*/ 337645 h 337645"/>
                                <a:gd name="connsiteX3" fmla="*/ 292534 w 1114421"/>
                                <a:gd name="connsiteY3" fmla="*/ 1953 h 337645"/>
                              </a:gdLst>
                              <a:ahLst/>
                              <a:cxnLst>
                                <a:cxn ang="0">
                                  <a:pos x="connsiteX0" y="connsiteY0"/>
                                </a:cxn>
                                <a:cxn ang="0">
                                  <a:pos x="connsiteX1" y="connsiteY1"/>
                                </a:cxn>
                                <a:cxn ang="0">
                                  <a:pos x="connsiteX2" y="connsiteY2"/>
                                </a:cxn>
                                <a:cxn ang="0">
                                  <a:pos x="connsiteX3" y="connsiteY3"/>
                                </a:cxn>
                              </a:cxnLst>
                              <a:rect l="l" t="t" r="r" b="b"/>
                              <a:pathLst>
                                <a:path w="1114421" h="337645">
                                  <a:moveTo>
                                    <a:pt x="1114421" y="0"/>
                                  </a:moveTo>
                                  <a:lnTo>
                                    <a:pt x="1114421" y="337645"/>
                                  </a:lnTo>
                                  <a:lnTo>
                                    <a:pt x="0" y="337645"/>
                                  </a:lnTo>
                                  <a:lnTo>
                                    <a:pt x="292534" y="1953"/>
                                  </a:lnTo>
                                  <a:close/>
                                </a:path>
                              </a:pathLst>
                            </a:custGeom>
                            <a:solidFill>
                              <a:schemeClr val="tx1">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576509119" name="Rectangle 36"/>
                        <wps:cNvSpPr/>
                        <wps:spPr>
                          <a:xfrm rot="10800000" flipV="1">
                            <a:off x="0" y="677119"/>
                            <a:ext cx="206680" cy="956406"/>
                          </a:xfrm>
                          <a:prstGeom prst="rect">
                            <a:avLst/>
                          </a:prstGeom>
                          <a:gradFill>
                            <a:gsLst>
                              <a:gs pos="100000">
                                <a:srgbClr val="5AB3AD"/>
                              </a:gs>
                              <a:gs pos="26000">
                                <a:srgbClr val="534FEE"/>
                              </a:gs>
                            </a:gsLst>
                            <a:lin ang="4800000" scaled="0"/>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CA5225C" w14:textId="77777777" w:rsidR="007F67EF" w:rsidRPr="00A534CB" w:rsidRDefault="007F67EF" w:rsidP="007F67EF">
                              <w:pPr>
                                <w:jc w:val="center"/>
                                <w:rPr>
                                  <w:lang w:val="en-US"/>
                                </w:rPr>
                              </w:pPr>
                            </w:p>
                          </w:txbxContent>
                        </wps:txbx>
                        <wps:bodyPr rtlCol="0" anchor="ctr"/>
                      </wps:wsp>
                    </wpg:wgp>
                  </a:graphicData>
                </a:graphic>
                <wp14:sizeRelV relativeFrom="margin">
                  <wp14:pctHeight>0</wp14:pctHeight>
                </wp14:sizeRelV>
              </wp:anchor>
            </w:drawing>
          </mc:Choice>
          <mc:Fallback>
            <w:pict>
              <v:group w14:anchorId="3DF243C7" id="Group 1576509113" o:spid="_x0000_s1053" style="position:absolute;left:0;text-align:left;margin-left:0;margin-top:-70.55pt;width:598.4pt;height:166.25pt;z-index:-251658226;mso-position-horizontal-relative:page;mso-height-relative:margin" coordsize="75998,2111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czY9qAYAAKMfAAAOAAAAZHJzL2Uyb0RvYy54bWzsWVtv2zYUfh+w/0DoccBq3S0ZTYasbYoB XVe03do9KjJtC5BEjZRjZ79+3yFFmc7NTlq0wJA8OLqcGz8enpue/7JtanbJpapEe+IFz3yP8bYU 86pdnnh/fjz/OfOY6ot2XtSi5SfeFVfeL6c//vB80814KFainnPJIKRVs0134q36vptNJqpc8aZQ z0THW7xcCNkUPW7lcjKXxQbSm3oS+n462Qg576QouVJ4+tK89E61/MWCl/0fi4XiPatPPNjW61+p fy/od3L6vJgtZdGtqnIwo3iEFU1RtVA6inpZ9AVby+qGqKYqpVBi0T8rRTMRi0VVcr0GrCbwr63m tRTrTq9lOdssuxEmQHsNp0eLLd9evpbdh+6dBBKbbgks9B2tZbuQDf2HlWyrIbsaIePbnpV4OE3y PM2AbIl3YRAE0TQxoJYrIH+Dr1y9cjizPN9xZrnejolVPNkzZ9PBQdQOA/VlGHxYFR3X0KoZMHgn WTWH/ybTNPHzIIg91hYN/PU9PKholzVnUUrrIjNAPwKmZgrYWbSYFPCwwM98+vPYoq66v/BAu8b9 MKZJtAPDz+PpPhjFrJOqf81Fw+jixJMwTIstLt+oHpYBN0tC5ihRV/Pzqq71DR0n/qKW7LLAQbhY GovqdfO7mJtneUIWGzn69BG5lronqW5JXitIsiGmJ9gqC4S+6q9qTnR1+54vgCwcJdTGjpKN0qIs edsbY9SqmHPzOLjTFi2QJC+gf5Q9CNhfpJVtrBzoiZXrsDAy+/cZZphHDq1ZtP3I3FStkLcJqLGq QbOhtyAZaAilfnuxNV6ncadHF2J+BVeUff1CmIBVtOVKIF6VvdTyiArHwDjitzsPyePOA+E1uH2S pknmIxtQnMjyKJ3SerAbQzgI8ijGyTPhIAizJAqsO9o4ZN37yBMwOin5IakaH+CoPHntF3utdnDH a+vfWgRlSrL2QtqLC3txnGcPWcgkpFuic2q9USdINkbtIUIvKUIfm9USP8xRSGi/DJI0i0zg3Tlm mCR5lE2NYyZxlITaL4vZoQRHjH4MWyk1JmGE2yEkGIf+nvkNy7me38btvDu9OcfZAhbGJmvs4ZUF Uxx0WnY0DYJrywZwa5PJSJzNXqic5shj9Gg5H2wrRduqquefKZM2NeqynybMZxsWpIgmUKEDyA3y v/fJV2xnxG3CEXJG4YPgwypcJp8dUhE+RoXLZFZwUE/k6DkCJ5f8SA2oi0awjtCwT34IJnffotBP p8nhjdjjCcBxSIm7c0/bfeBsuPt37I7s8VzfEWTe8ZwXK1O4IiBs2+Hs44qh3KY0QqGgE4o6CDcQ IKjYWxx0U2KBi6gPMGPnXWZbnx3HjNPoMocP0oyD5jJHD2IGni5z7DIDTpg/YEcdAbW5tW5ze4+h bJQeQ5t7QTxAs+gJcnvJNuhMhkjKVmOspteNuOQfhSbsaQPM3mtDImzpYMKOqm5d6lEo7LZbZCns /07LdSl3UVqXZ0bgPjkOO0QeQXi7vVZYWQvFjecQJKZ1stgQpE5+wmhg7KKWakBvqRg8kxo93eYR TkouL8b+Kjn7NTp7OaC0VPTesoQptVk3OaL4/NUrh4MOilVXV8OhiG1fqcqi5uhXLbqulU+17uJr dWi2HaOmHr6nuvK8QvP9plD9u0KiHsFDzL7wFj3avx7bYI504ql/1oXkHjP1cB7EMchMTRwn0xA3 pi4e3pjaeHjTrhvd+SFWQZttAp2qeSFF8wkjrzPSClFufzjcvOhx8PEKQ7OSn53pawyb4Opv2g9d accR1E193H4qZDf0Uz1asbfCDkZ2pRlccUdLntuKs3UvFpWeOuwagKHD/Q7dKYpNU82eS85pVsiC fBpmkY9fOlNk41FVbRZlthcYivyxPcXGZbaYj6JpGtsoaLtTN2o8uKrF4CyOw4DqHXNFZt9Srd6s bUdTbqH+vFfsHKvCZTIrpaLqXj1urarLwvsX4ZIfqcGtVdGwJVF8GCuXJ8iTaG8ZFGBtx/FUiVAB RZnvy4qJYdd1MWH8hZx4VyYMSd+SOeXBjsYm6Zu0OxeEpZbM/jfkiHpUIIy+eiehcSFNTZ4xJF4r 7CEFwt509Np4s9/enLNmdraJNawbGpHrkezdI889BU/J/Sm5f/fkvhtcfesxNL4WXR9bfd3PMukU Ays9pnMGWn46fuHKkzT29ZgRocVm/gfOpd1ifazxbX/w1FJQHhrjqM5K/8+PPmNlaruMIz766JOH L8EaFvgRfbWmT83uPa7db+un/wEAAP//AwBQSwMEFAAGAAgAAAAhALyxa9HgAAAACgEAAA8AAABk cnMvZG93bnJldi54bWxMj8FqwkAQhu+FvsMyhd50s62VmmYjIm1PUqgWxNuYHZNgdjdk1yS+fcdT e5vhH/75vmw52kb01IXaOw1qmoAgV3hTu1LDz+5j8goiRHQGG+9Iw5UCLPP7uwxT4wf3Tf02loJL XEhRQxVjm0oZiooshqlvyXF28p3FyGtXStPhwOW2kU9JMpcWa8cfKmxpXVFx3l6shs8Bh9Wzeu83 59P6eti9fO03irR+fBhXbyAijfHvGG74jA45Mx39xZkgGg0sEjVM1EwpELdcLebscuRpoWYg80z+ V8h/AQAA//8DAFBLAQItABQABgAIAAAAIQC2gziS/gAAAOEBAAATAAAAAAAAAAAAAAAAAAAAAABb Q29udGVudF9UeXBlc10ueG1sUEsBAi0AFAAGAAgAAAAhADj9If/WAAAAlAEAAAsAAAAAAAAAAAAA AAAALwEAAF9yZWxzLy5yZWxzUEsBAi0AFAAGAAgAAAAhAChzNj2oBgAAox8AAA4AAAAAAAAAAAAA AAAALgIAAGRycy9lMm9Eb2MueG1sUEsBAi0AFAAGAAgAAAAhALyxa9HgAAAACgEAAA8AAAAAAAAA AAAAAAAAAgkAAGRycy9kb3ducmV2LnhtbFBLBQYAAAAABAAEAPMAAAAPCgAAAAA= ">
                <v:rect id="Rectangle 36" o:spid="_x0000_s1054" style="position:absolute;width:75653;height:21094;rotation:180;flip:y;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sq4cgywAAAOMAAAAPAAAAZHJzL2Rvd25yZXYueG1sRI9Pa8JA EMXvQr/DMkJvuok0aqOrWKHY6sk/xeuQHZPQ7GzIrhr76buC4HHmvXm/N9N5aypxocaVlhXE/QgE cWZ1ybmCw/6zNwbhPLLGyjIpuJGD+eylM8VU2ytv6bLzuQgh7FJUUHhfp1K6rCCDrm9r4qCdbGPQ h7HJpW7wGsJNJQdRNJQGSw6EAmtaFpT97s4mQJLlYVzv18fN99/ig9ZnHviflVKv3XYxAeGp9U/z 4/pLh/rJaJhE73H8BvefwgLk7B8AAP//AwBQSwECLQAUAAYACAAAACEA2+H2y+4AAACFAQAAEwAA AAAAAAAAAAAAAAAAAAAAW0NvbnRlbnRfVHlwZXNdLnhtbFBLAQItABQABgAIAAAAIQBa9CxbvwAA ABUBAAALAAAAAAAAAAAAAAAAAB8BAABfcmVscy8ucmVsc1BLAQItABQABgAIAAAAIQCsq4cgywAA AOMAAAAPAAAAAAAAAAAAAAAAAAcCAABkcnMvZG93bnJldi54bWxQSwUGAAAAAAMAAwC3AAAA/wIA AAAA " fillcolor="#f2f2f2 [3052]" stroked="f" strokeweight="1pt">
                  <v:textbox>
                    <w:txbxContent>
                      <w:p w14:paraId="14E25CD6" w14:textId="77777777" w:rsidR="007F67EF" w:rsidRDefault="007F67EF" w:rsidP="007F67EF">
                        <w:pPr>
                          <w:jc w:val="center"/>
                        </w:pPr>
                      </w:p>
                    </w:txbxContent>
                  </v:textbox>
                </v:rect>
                <v:rect id="Rectangle 36" o:spid="_x0000_s1055" style="position:absolute;left:56658;top:2893;width:19340;height:12853;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QrQu2yQAAAOMAAAAPAAAAZHJzL2Rvd25yZXYueG1sRE/NasJA EL4X+g7LFHqrmxRjNbqKFCvNqZiKeByy0yQ0Oxuya4w+vVsQepzvfxarwTSip87VlhXEowgEcWF1 zaWC/ffHyxSE88gaG8uk4EIOVsvHhwWm2p55R33uSxFC2KWooPK+TaV0RUUG3ci2xIH7sZ1BH86u lLrDcwg3jXyNook0WHNoqLCl94qK3/xkFFy3h2ycHXO20zjbb07rPr/uvpR6fhrWcxCeBv8vvrs/ dZifvE2SaBbHCfz9FACQyxsAAAD//wMAUEsBAi0AFAAGAAgAAAAhANvh9svuAAAAhQEAABMAAAAA AAAAAAAAAAAAAAAAAFtDb250ZW50X1R5cGVzXS54bWxQSwECLQAUAAYACAAAACEAWvQsW78AAAAV AQAACwAAAAAAAAAAAAAAAAAfAQAAX3JlbHMvLnJlbHNQSwECLQAUAAYACAAAACEAUK0LtskAAADj AAAADwAAAAAAAAAAAAAAAAAHAgAAZHJzL2Rvd25yZXYueG1sUEsFBgAAAAADAAMAtwAAAP0CAAAA AA== " filled="f" stroked="f" strokeweight="1pt">
                  <v:textbox inset="0,0,0,0">
                    <w:txbxContent>
                      <w:p w14:paraId="49EEE3FA" w14:textId="77777777" w:rsidR="007F67EF" w:rsidRPr="00C102F1" w:rsidRDefault="007F67EF" w:rsidP="007F67EF">
                        <w:pPr>
                          <w:jc w:val="center"/>
                          <w:rPr>
                            <w:rFonts w:ascii="Arial" w:hAnsi="Arial" w:cs="Arial"/>
                            <w:b/>
                            <w:bCs/>
                            <w:color w:val="000000" w:themeColor="text1"/>
                            <w:sz w:val="144"/>
                            <w:szCs w:val="180"/>
                            <w:lang w:val="en-US"/>
                            <w14:textFill>
                              <w14:gradFill>
                                <w14:gsLst>
                                  <w14:gs w14:pos="100000">
                                    <w14:srgbClr w14:val="5AB3AD"/>
                                  </w14:gs>
                                  <w14:gs w14:pos="26000">
                                    <w14:srgbClr w14:val="534FEE"/>
                                  </w14:gs>
                                </w14:gsLst>
                                <w14:lin w14:ang="4800000" w14:scaled="0"/>
                              </w14:gradFill>
                            </w14:textFill>
                          </w:rPr>
                        </w:pPr>
                        <w:r>
                          <w:rPr>
                            <w:rFonts w:ascii="Arial" w:hAnsi="Arial" w:cs="Arial"/>
                            <w:b/>
                            <w:bCs/>
                            <w:color w:val="000000" w:themeColor="text1"/>
                            <w:sz w:val="144"/>
                            <w:szCs w:val="180"/>
                            <w:lang w:val="en-US"/>
                            <w14:textFill>
                              <w14:gradFill>
                                <w14:gsLst>
                                  <w14:gs w14:pos="100000">
                                    <w14:srgbClr w14:val="5AB3AD"/>
                                  </w14:gs>
                                  <w14:gs w14:pos="26000">
                                    <w14:srgbClr w14:val="534FEE"/>
                                  </w14:gs>
                                </w14:gsLst>
                                <w14:lin w14:ang="4800000" w14:scaled="0"/>
                              </w14:gradFill>
                            </w14:textFill>
                          </w:rPr>
                          <w:t>02</w:t>
                        </w:r>
                      </w:p>
                    </w:txbxContent>
                  </v:textbox>
                </v:rect>
                <v:group id="Group 1576509116" o:spid="_x0000_s1056" style="position:absolute;left:50292;top:15683;width:25593;height:5435" coordsize="25590,523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GDKbPyQAAAOMAAAAPAAAAZHJzL2Rvd25yZXYueG1sRE9fa8Iw EH8f7DuEG+xtpnG0m9UoIm7sQYTpQHw7mrMtNpfSZG399stgsMf7/b/FarSN6KnztWMNapKAIC6c qbnU8HV8e3oF4QOywcYxabiRh9Xy/m6BuXEDf1J/CKWIIexz1FCF0OZS+qIii37iWuLIXVxnMcSz K6XpcIjhtpHTJMmkxZpjQ4UtbSoqrodvq+F9wGH9rLb97nrZ3M7HdH/aKdL68WFcz0EEGsO/+M/9 YeL89CVLk5lSGfz+FAGQyx8AAAD//wMAUEsBAi0AFAAGAAgAAAAhANvh9svuAAAAhQEAABMAAAAA AAAAAAAAAAAAAAAAAFtDb250ZW50X1R5cGVzXS54bWxQSwECLQAUAAYACAAAACEAWvQsW78AAAAV AQAACwAAAAAAAAAAAAAAAAAfAQAAX3JlbHMvLnJlbHNQSwECLQAUAAYACAAAACEABgymz8kAAADj AAAADwAAAAAAAAAAAAAAAAAHAgAAZHJzL2Rvd25yZXYueG1sUEsFBgAAAAADAAMAtwAAAP0CAAAA AA== ">
                  <v:shape id="Rectangle 1" o:spid="_x0000_s1057" style="position:absolute;top:1524;width:25581;height:3711;visibility:visible;mso-wrap-style:square;v-text-anchor:middle" coordsize="1656678,37115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pO59yQAAAOMAAAAPAAAAZHJzL2Rvd25yZXYueG1sRE/NasJA EL4XfIdlhF6KbqJoNHWVKgi9Va0WeptmxyQ2Oxuyq8a37wpCj/P9z2zRmkpcqHGlZQVxPwJBnFld cq5g/7nuTUA4j6yxskwKbuRgMe88zTDV9spbuux8LkIIuxQVFN7XqZQuK8ig69uaOHBH2xj04Wxy qRu8hnBTyUEUjaXBkkNDgTWtCsp+d2ejYEnT08TYbL9ZDT++b1+HROcvP0o9d9u3VxCeWv8vfrjf dZg/SsajaBrHCdx/CgDI+R8AAAD//wMAUEsBAi0AFAAGAAgAAAAhANvh9svuAAAAhQEAABMAAAAA AAAAAAAAAAAAAAAAAFtDb250ZW50X1R5cGVzXS54bWxQSwECLQAUAAYACAAAACEAWvQsW78AAAAV AQAACwAAAAAAAAAAAAAAAAAfAQAAX3JlbHMvLnJlbHNQSwECLQAUAAYACAAAACEAyaTufckAAADj AAAADwAAAAAAAAAAAAAAAAAHAgAAZHJzL2Rvd25yZXYueG1sUEsFBgAAAAADAAMAtwAAAP0CAAAA AA== " path="m320675,3175l1656678,r,371159l,371159,320675,3175xe" fillcolor="#534fee" stroked="f" strokeweight="1pt">
                    <v:fill color2="#5ab3ad" angle="10" colors="0 #534fee;17039f #534fee" focus="100%" type="gradient">
                      <o:fill v:ext="view" type="gradientUnscaled"/>
                    </v:fill>
                    <v:stroke joinstyle="miter"/>
                    <v:path arrowok="t" o:connecttype="custom" o:connectlocs="495174,3175;2558178,0;2558178,371159;0,371159;495174,3175" o:connectangles="0,0,0,0,0"/>
                  </v:shape>
                  <v:shape id="Freeform 1972830972" o:spid="_x0000_s1058" style="position:absolute;left:8382;width:17208;height:3376;visibility:visible;mso-wrap-style:square;v-text-anchor:middle" coordsize="1114421,33764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g7WMcygAAAOMAAAAPAAAAZHJzL2Rvd25yZXYueG1sRI9BT8Mw DIXvSPyHyEjcWFqkjVKWTQgJqRKXse7A0TSmLSROlWRb9+/xAYmj/Z7f+7zezt6pE8U0BjZQLgpQ xF2wI/cGDu3rXQUqZWSLLjAZuFCC7eb6ao21DWd+p9M+90pCONVoYMh5qrVO3UAe0yJMxKJ9hegx yxh7bSOeJdw7fV8UK+1xZGkYcKKXgbqf/dEbyM2x4vatzXHXRFddXP/x+b0z5vZmfn4ClWnO/+a/ 68YK/vJhtSwey1Kg5SdZgN78AgAA//8DAFBLAQItABQABgAIAAAAIQDb4fbL7gAAAIUBAAATAAAA AAAAAAAAAAAAAAAAAABbQ29udGVudF9UeXBlc10ueG1sUEsBAi0AFAAGAAgAAAAhAFr0LFu/AAAA FQEAAAsAAAAAAAAAAAAAAAAAHwEAAF9yZWxzLy5yZWxzUEsBAi0AFAAGAAgAAAAhAODtYxzKAAAA 4wAAAA8AAAAAAAAAAAAAAAAABwIAAGRycy9kb3ducmV2LnhtbFBLBQYAAAAAAwADALcAAAD+AgAA AAA= " path="m1114421,r,337645l,337645,292534,1953,1114421,xe" fillcolor="#272727 [2749]" stroked="f" strokeweight="1pt">
                    <v:stroke joinstyle="miter"/>
                    <v:path arrowok="t" o:connecttype="custom" o:connectlocs="1720846,0;1720846,337645;0,337645;451720,1953" o:connectangles="0,0,0,0"/>
                  </v:shape>
                </v:group>
                <v:rect id="Rectangle 36" o:spid="_x0000_s1059" style="position:absolute;top:6771;width:2066;height:9564;rotation:180;flip:y;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cLT6CzgAAAOMAAAAPAAAAZHJzL2Rvd25yZXYueG1sRI9Pa8JA EMXvQr/DMgVvuokQ/0RX0UIhPVSsFcTbNDsmodnZmF017afvFgo9zrw37/dmsepMLW7UusqygngY gSDOra64UHB4fx5MQTiPrLG2TAq+yMFq+dBbYKrtnd/otveFCCHsUlRQet+kUrq8JINuaBvioJ1t a9CHsS2kbvEewk0tR1E0lgYrDoQSG3oqKf/cX03gHrPXbGsup4/R5nt6TM6nnbu8KNV/7NZzEJ46 /2/+u850qJ9Mxkk0i+MZ/P4UFiCXPwAAAP//AwBQSwECLQAUAAYACAAAACEA2+H2y+4AAACFAQAA EwAAAAAAAAAAAAAAAAAAAAAAW0NvbnRlbnRfVHlwZXNdLnhtbFBLAQItABQABgAIAAAAIQBa9Cxb vwAAABUBAAALAAAAAAAAAAAAAAAAAB8BAABfcmVscy8ucmVsc1BLAQItABQABgAIAAAAIQCcLT6C zgAAAOMAAAAPAAAAAAAAAAAAAAAAAAcCAABkcnMvZG93bnJldi54bWxQSwUGAAAAAAMAAwC3AAAA AgMAAAAA " fillcolor="#534fee" stroked="f" strokeweight="1pt">
                  <v:fill color2="#5ab3ad" angle="10" colors="0 #534fee;17039f #534fee" focus="100%" type="gradient">
                    <o:fill v:ext="view" type="gradientUnscaled"/>
                  </v:fill>
                  <v:textbox>
                    <w:txbxContent>
                      <w:p w14:paraId="3CA5225C" w14:textId="77777777" w:rsidR="007F67EF" w:rsidRPr="00A534CB" w:rsidRDefault="007F67EF" w:rsidP="007F67EF">
                        <w:pPr>
                          <w:jc w:val="center"/>
                          <w:rPr>
                            <w:lang w:val="en-US"/>
                          </w:rPr>
                        </w:pPr>
                      </w:p>
                    </w:txbxContent>
                  </v:textbox>
                </v:rect>
                <w10:wrap anchorx="page"/>
              </v:group>
            </w:pict>
          </mc:Fallback>
        </mc:AlternateContent>
      </w:r>
      <w:r>
        <w:rPr>
          <w:rFonts w:cs="Arial"/>
        </w:rPr>
        <w:t xml:space="preserve"> Requirements </w:t>
      </w:r>
    </w:p>
    <w:p w14:paraId="3CA56B8C" w14:textId="77777777" w:rsidR="007F67EF" w:rsidRPr="00C27956" w:rsidRDefault="007F67EF" w:rsidP="007F67EF">
      <w:pPr>
        <w:rPr>
          <w:rFonts w:ascii="Arial" w:hAnsi="Arial" w:cs="Arial"/>
        </w:rPr>
      </w:pPr>
    </w:p>
    <w:p w14:paraId="311BAAEF" w14:textId="77777777" w:rsidR="007F67EF" w:rsidRPr="00C27956" w:rsidRDefault="007F67EF" w:rsidP="007F67EF">
      <w:pPr>
        <w:rPr>
          <w:rFonts w:ascii="Arial" w:hAnsi="Arial" w:cs="Arial"/>
        </w:rPr>
      </w:pPr>
    </w:p>
    <w:p w14:paraId="0D7971D6" w14:textId="77777777" w:rsidR="007F67EF" w:rsidRPr="00C27956" w:rsidRDefault="007F67EF" w:rsidP="007F67EF">
      <w:pPr>
        <w:rPr>
          <w:rFonts w:ascii="Arial" w:hAnsi="Arial" w:cs="Arial"/>
        </w:rPr>
      </w:pPr>
    </w:p>
    <w:p w14:paraId="206DBB09" w14:textId="46C38780" w:rsidR="475A4DAD" w:rsidRDefault="302E0D56" w:rsidP="0ADE5BA2">
      <w:pPr>
        <w:pStyle w:val="Heading2"/>
        <w:ind w:left="578"/>
      </w:pPr>
      <w:r>
        <w:rPr>
          <w:rFonts w:cs="Arial"/>
        </w:rPr>
        <w:t xml:space="preserve"> Requirements</w:t>
      </w:r>
    </w:p>
    <w:p w14:paraId="3DE28F81" w14:textId="71303F91" w:rsidR="003B3697" w:rsidRPr="00C27956" w:rsidRDefault="003B3697" w:rsidP="0ADE5BA2">
      <w:pPr>
        <w:pStyle w:val="Heading23-List1"/>
        <w:numPr>
          <w:ilvl w:val="0"/>
          <w:numId w:val="0"/>
        </w:numPr>
      </w:pPr>
      <w:r>
        <w:rPr>
          <w:b/>
          <w:bCs/>
        </w:rPr>
        <w:t>Description:</w:t>
      </w:r>
      <w:r>
        <w:t xml:space="preserve"> The current accounting dashboards are dated and unintuitive, creating friction for new users and limiting our competitiveness against modern tools like QuickBooks. All requirements below are Must-Have. Each is tagged with its delivery milestone.</w:t>
      </w:r>
    </w:p>
    <w:p w14:paraId="1A000001" w14:textId="1A000001" w:rsidR="4D24D949" w:rsidRDefault="4D24D949">
      <w:pPr>
        <w:pStyle w:val="Heading23-List1"/>
        <w:ind w:left="360"/>
        <w:rPr>
          <w:rFonts w:eastAsia="Aptos"/>
          <w:b/>
          <w:bCs/>
        </w:rPr>
      </w:pPr>
      <w:r>
        <w:rPr>
          <w:rFonts w:eastAsia="Aptos"/>
          <w:b/>
          <w:bCs/>
        </w:rPr>
        <w:t>Legacy Dashboard Options — Continuity Requirement</w:t>
      </w:r>
    </w:p>
    <w:p w14:paraId="1A000003" w14:textId="1A000003" w:rsidR="4D24D949" w:rsidRDefault="4D24D949">
      <w:pPr>
        <w:pStyle w:val="Heading23-List1"/>
        <w:ind w:left="360"/>
        <w:rPr>
          <w:rFonts w:eastAsia="Aptos"/>
        </w:rPr>
      </w:pPr>
      <w:r>
        <w:rPr>
          <w:rFonts w:eastAsia="Aptos"/>
        </w:rPr>
        <w:t>The legacy ShelbyNext Financials dashboard currently offers the following widget options, which users can select from the dashboard configuration panel: Pension Plans, My Status, Deposit Accounts, Budget Compared to Actual, Remittance Pledges, Gift Pledges (referred to in this document as the Giving and Designated Giving tracker), Purchasing Management, Quick Links, Bank Balances, Main Content Tasks, Payroll Scheduled Time Off, Insurance Billing Plans, Accounts Payable by Due Date, Receivable Invoices Outstanding, Fixed Asset Values, Payroll Distributions, and Loans with Balance Due.</w:t>
      </w:r>
    </w:p>
    <w:p w14:paraId="1A000005" w14:textId="1A000005" w:rsidR="4D24D949" w:rsidRDefault="4D24D949">
      <w:pPr>
        <w:pStyle w:val="Heading23-List1"/>
        <w:ind w:left="360"/>
        <w:rPr>
          <w:rFonts w:eastAsia="Aptos"/>
        </w:rPr>
      </w:pPr>
      <w:r>
        <w:rPr>
          <w:rFonts w:eastAsia="Aptos"/>
        </w:rPr>
        <w:t>All of this functionality must be preserved in the modernised dashboard. No existing widget or data view that is available today should be removed or degraded. The modernisation effort is additive: every widget currently available to users must continue to be available, and new capabilities are built on top of what exists. Where a widget is being redesigned or enhanced, the underlying data and navigation behaviour must remain intact.</w:t>
      </w:r>
    </w:p>
    <w:p w14:paraId="1A000007" w14:textId="1A000007" w:rsidR="4D24D949" w:rsidRDefault="4D24D949">
      <w:pPr>
        <w:pStyle w:val="Heading23-List1"/>
        <w:ind w:left="360"/>
        <w:rPr>
          <w:rFonts w:eastAsia="Aptos"/>
        </w:rPr>
      </w:pPr>
      <w:r>
        <w:rPr>
          <w:rFonts w:eastAsia="Aptos"/>
        </w:rPr>
        <w:t>The goal is a dashboard experience that is at least as capable as the current system and better than comparable modern tools such as QuickBooks Online, Sage Intacct, and Aplos. Specifically, the fund-aware structure of Shelby Financials is a core competitive differentiator that modern general-purpose tools do not replicate, and this must be prominently surfaced in the modernised dashboard experience.</w:t>
      </w:r>
    </w:p>
    <w:p w14:paraId="29CB29DE" w14:textId="0B579CA9" w:rsidR="4D24D949" w:rsidRDefault="4D24D949">
      <w:pPr>
        <w:pStyle w:val="Heading23-List1"/>
        <w:ind w:left="1080"/>
        <w:rPr>
          <w:rFonts w:eastAsia="Aptos"/>
          <w:b/>
          <w:bCs/>
        </w:rPr>
        <w:pPrChange w:id="143" w:author="Feargal Phelan" w:date="2026-05-12T10:37:00Z">
          <w:pPr/>
        </w:pPrChange>
      </w:pPr>
      <w:r>
        <w:rPr>
          <w:rFonts w:eastAsia="Aptos"/>
          <w:b/>
          <w:bCs/>
        </w:rPr>
        <w:t>Dashboard Engine</w:t>
      </w:r>
    </w:p>
    <w:p w14:paraId="0ADC2838" w14:textId="3D9691B1" w:rsidR="4D24D949" w:rsidRDefault="4D24D949">
      <w:pPr>
        <w:pStyle w:val="Heading23-List1"/>
        <w:ind w:left="360"/>
        <w:rPr>
          <w:rFonts w:eastAsia="Aptos"/>
        </w:rPr>
        <w:pPrChange w:id="144" w:author="Feargal Phelan" w:date="2026-05-12T10:30:00Z">
          <w:pPr>
            <w:pStyle w:val="Heading23-List1"/>
            <w:numPr>
              <w:numId w:val="13"/>
            </w:numPr>
            <w:ind w:left="0"/>
          </w:pPr>
        </w:pPrChange>
      </w:pPr>
      <w:r>
        <w:rPr>
          <w:rFonts w:eastAsia="Aptos"/>
        </w:rPr>
        <w:t>The legacy dashboard experience is replaced with a modern, real-time dashboard built on SignalR and React, reflecting posted financial data within 1 second of a transaction being recorded in Shelby.</w:t>
      </w:r>
    </w:p>
    <w:p w14:paraId="42D82BA7" w14:textId="2A418470" w:rsidR="4D24D949" w:rsidRDefault="4D24D949">
      <w:pPr>
        <w:pStyle w:val="Heading23-List1"/>
        <w:ind w:left="360"/>
        <w:rPr>
          <w:rFonts w:eastAsia="Aptos"/>
        </w:rPr>
        <w:pPrChange w:id="145" w:author="Feargal Phelan" w:date="2026-05-12T10:30:00Z">
          <w:pPr>
            <w:pStyle w:val="Heading23-List1"/>
            <w:numPr>
              <w:numId w:val="13"/>
            </w:numPr>
            <w:ind w:left="0"/>
          </w:pPr>
        </w:pPrChange>
      </w:pPr>
      <w:r>
        <w:rPr>
          <w:rFonts w:eastAsia="Aptos"/>
        </w:rPr>
        <w:t>A "Last updated" timestamp is displayed in the dashboard header at all times. If the live connection drops, the system falls back to 60-second polling and displays a clear banner to notify the user.</w:t>
      </w:r>
    </w:p>
    <w:p w14:paraId="06D5F8F1" w14:textId="67B9CDC9" w:rsidR="4D24D949" w:rsidRDefault="4D24D949">
      <w:pPr>
        <w:pStyle w:val="Heading23-List1"/>
        <w:ind w:left="360"/>
        <w:rPr>
          <w:rFonts w:eastAsia="Aptos"/>
        </w:rPr>
        <w:pPrChange w:id="146" w:author="Feargal Phelan" w:date="2026-05-12T10:30:00Z">
          <w:pPr>
            <w:pStyle w:val="Heading23-List1"/>
            <w:numPr>
              <w:numId w:val="13"/>
            </w:numPr>
            <w:ind w:left="0"/>
          </w:pPr>
        </w:pPrChange>
      </w:pPr>
      <w:r>
        <w:rPr>
          <w:rFonts w:eastAsia="Aptos"/>
        </w:rPr>
        <w:t>All dashboards are fund-aware, meaning every figure, chart, and balance reflects Shelby's fund accounting structure natively. This is the primary differentiator from general-purpose tools and must be maintained consistently across every widget.</w:t>
      </w:r>
    </w:p>
    <w:p w14:paraId="529CAAE9" w14:textId="34E51152" w:rsidR="4D24D949" w:rsidRDefault="4D24D949">
      <w:pPr>
        <w:pStyle w:val="Heading23-List1"/>
        <w:ind w:left="360"/>
        <w:rPr>
          <w:rFonts w:eastAsia="Aptos"/>
        </w:rPr>
        <w:pPrChange w:id="147" w:author="Feargal Phelan" w:date="2026-05-12T10:30:00Z">
          <w:pPr>
            <w:pStyle w:val="Heading23-List1"/>
            <w:numPr>
              <w:numId w:val="13"/>
            </w:numPr>
            <w:ind w:left="0"/>
          </w:pPr>
        </w:pPrChange>
      </w:pPr>
      <w:r>
        <w:rPr>
          <w:rFonts w:eastAsia="Aptos"/>
        </w:rPr>
        <w:t>Every widget on the dashboard follows the same interaction pattern: a summary figure or chart is shown by default, and clicking it navigates to the relevant filtered view in the existing Shelby module. No new transaction views are built within the dashboard itself.</w:t>
      </w:r>
    </w:p>
    <w:p w14:paraId="78440CDF" w14:textId="38AD4654" w:rsidR="4D24D949" w:rsidRDefault="4D24D949">
      <w:pPr>
        <w:pStyle w:val="Heading23-List1"/>
        <w:ind w:left="1080"/>
        <w:rPr>
          <w:rFonts w:eastAsia="Aptos"/>
          <w:b/>
          <w:bCs/>
        </w:rPr>
        <w:pPrChange w:id="148" w:author="Feargal Phelan" w:date="2026-05-12T10:37:00Z">
          <w:pPr>
            <w:numPr>
              <w:numId w:val="13"/>
            </w:numPr>
            <w:ind w:left="1080" w:hanging="360"/>
          </w:pPr>
        </w:pPrChange>
      </w:pPr>
      <w:r>
        <w:rPr>
          <w:rFonts w:eastAsia="Aptos"/>
          <w:b/>
          <w:bCs/>
        </w:rPr>
        <w:t>Access and Permissions</w:t>
      </w:r>
    </w:p>
    <w:p w14:paraId="37A2EA5F" w14:textId="0B550A7E" w:rsidR="4D24D949" w:rsidRDefault="4D24D949">
      <w:pPr>
        <w:pStyle w:val="Heading23-List1"/>
        <w:ind w:left="360"/>
        <w:rPr>
          <w:rFonts w:eastAsia="Aptos"/>
        </w:rPr>
        <w:pPrChange w:id="149" w:author="Feargal Phelan" w:date="2026-05-12T10:30:00Z">
          <w:pPr/>
        </w:pPrChange>
      </w:pPr>
      <w:r>
        <w:rPr>
          <w:rFonts w:eastAsia="Aptos"/>
        </w:rPr>
        <w:t>Dashboard visibility is governed entirely by the user's existing Shelby module permissions. A user who has access to a module in Shelby can view the corresponding dashboard widgets and drill into the underlying detail for that module. No new permission layer is introduced.</w:t>
      </w:r>
    </w:p>
    <w:p w14:paraId="1EF45C8A" w14:textId="7E7426BE" w:rsidR="4D24D949" w:rsidRDefault="4D24D949">
      <w:pPr>
        <w:pStyle w:val="Heading23-List1"/>
        <w:ind w:left="360"/>
        <w:rPr>
          <w:rFonts w:eastAsia="Aptos"/>
        </w:rPr>
        <w:pPrChange w:id="150" w:author="Feargal Phelan" w:date="2026-05-12T10:30:00Z">
          <w:pPr/>
        </w:pPrChange>
      </w:pPr>
      <w:r>
        <w:rPr>
          <w:rFonts w:eastAsia="Aptos"/>
        </w:rPr>
        <w:t>Where a user does not have access to a module, the corresponding widgets are not displayed on their dashboard. No configuration or role assignment is required beyond what is already set in Shelby.</w:t>
      </w:r>
    </w:p>
    <w:p w14:paraId="14E5558B" w14:textId="3CA299E6" w:rsidR="4D24D949" w:rsidRDefault="4D24D949">
      <w:pPr>
        <w:pStyle w:val="Heading23-List1"/>
        <w:ind w:left="360"/>
        <w:rPr>
          <w:rFonts w:eastAsia="Aptos"/>
        </w:rPr>
        <w:pPrChange w:id="151" w:author="Feargal Phelan" w:date="2026-05-12T10:30:00Z">
          <w:pPr/>
        </w:pPrChange>
      </w:pPr>
      <w:r>
        <w:rPr>
          <w:rFonts w:eastAsia="Aptos"/>
        </w:rPr>
        <w:t>This approach ensures the dashboard remains consistent with the existing Shelby access model and does not create a separate permission structure to maintain.</w:t>
      </w:r>
    </w:p>
    <w:p w14:paraId="31E62544" w14:textId="065D71C7" w:rsidR="4D24D949" w:rsidRDefault="4D24D949">
      <w:pPr>
        <w:pStyle w:val="Heading23-List1"/>
        <w:ind w:left="1080"/>
        <w:rPr>
          <w:rFonts w:eastAsia="Aptos"/>
          <w:b/>
          <w:bCs/>
        </w:rPr>
        <w:pPrChange w:id="152" w:author="Feargal Phelan" w:date="2026-05-12T10:37:00Z">
          <w:pPr>
            <w:numPr>
              <w:numId w:val="12"/>
            </w:numPr>
            <w:ind w:left="1080" w:hanging="360"/>
          </w:pPr>
        </w:pPrChange>
      </w:pPr>
      <w:r>
        <w:rPr>
          <w:rFonts w:eastAsia="Aptos"/>
          <w:b/>
          <w:bCs/>
        </w:rPr>
        <w:t>Financial KPI Cards</w:t>
      </w:r>
    </w:p>
    <w:p w14:paraId="55867F73" w14:textId="4CAE90F2" w:rsidR="4D24D949" w:rsidRDefault="4D24D949">
      <w:pPr>
        <w:pStyle w:val="Heading23-List1"/>
        <w:ind w:left="360"/>
        <w:rPr>
          <w:rFonts w:eastAsia="Aptos"/>
        </w:rPr>
        <w:pPrChange w:id="153" w:author="Feargal Phelan" w:date="2026-05-12T10:30:00Z">
          <w:pPr/>
        </w:pPrChange>
      </w:pPr>
      <w:r>
        <w:rPr>
          <w:rFonts w:eastAsia="Aptos"/>
        </w:rPr>
        <w:lastRenderedPageBreak/>
        <w:t>The top of every dashboard displays four headline KPI cards: total income for the current period, total expenses for the current period, net income, and current cash position across all bank accounts.</w:t>
      </w:r>
    </w:p>
    <w:p w14:paraId="46DCBF70" w14:textId="4FACA64D" w:rsidR="4D24D949" w:rsidRDefault="4D24D949">
      <w:pPr>
        <w:pStyle w:val="Heading23-List1"/>
        <w:ind w:left="360"/>
        <w:rPr>
          <w:rFonts w:eastAsia="Aptos"/>
        </w:rPr>
        <w:pPrChange w:id="154" w:author="Feargal Phelan" w:date="2026-05-12T10:30:00Z">
          <w:pPr/>
        </w:pPrChange>
      </w:pPr>
      <w:r>
        <w:rPr>
          <w:rFonts w:eastAsia="Aptos"/>
        </w:rPr>
        <w:t>Each card shows the current period figure, the same period last year, and the percentage variance between them, giving users immediate context without navigating to a report.</w:t>
      </w:r>
    </w:p>
    <w:p w14:paraId="24E45F47" w14:textId="3869A60D" w:rsidR="4D24D949" w:rsidRDefault="4D24D949">
      <w:pPr>
        <w:pStyle w:val="Heading23-List1"/>
        <w:ind w:left="360"/>
        <w:rPr>
          <w:rFonts w:eastAsia="Aptos"/>
        </w:rPr>
        <w:pPrChange w:id="155" w:author="Feargal Phelan" w:date="2026-05-12T10:30:00Z">
          <w:pPr/>
        </w:pPrChange>
      </w:pPr>
      <w:r>
        <w:rPr>
          <w:rFonts w:eastAsia="Aptos"/>
        </w:rPr>
        <w:t>The cash position card additionally shows a cash runway figure: current cash divided by average monthly operating expenses over the last three months, displayed as a simple number of months. This gives administrators and bookkeepers an immediate read on financial sustainability without running a report.</w:t>
      </w:r>
    </w:p>
    <w:p w14:paraId="71F70555" w14:textId="7C273BAE" w:rsidR="4D24D949" w:rsidRDefault="4D24D949">
      <w:pPr>
        <w:pStyle w:val="Heading23-List1"/>
        <w:ind w:left="360"/>
        <w:rPr>
          <w:rFonts w:eastAsia="Aptos"/>
        </w:rPr>
        <w:pPrChange w:id="156" w:author="Feargal Phelan" w:date="2026-05-12T10:30:00Z">
          <w:pPr/>
        </w:pPrChange>
      </w:pPr>
      <w:r>
        <w:rPr>
          <w:rFonts w:eastAsia="Aptos"/>
        </w:rPr>
        <w:t>Where a bank account has not been reconciled recently, a warning indicator is shown on the cash position card to flag that the figure may not reflect the true position.</w:t>
      </w:r>
    </w:p>
    <w:p w14:paraId="285C85FC" w14:textId="7D698C12" w:rsidR="4D24D949" w:rsidRDefault="4D24D949">
      <w:pPr>
        <w:pStyle w:val="Heading23-List1"/>
        <w:ind w:left="360"/>
        <w:rPr>
          <w:rFonts w:eastAsia="Aptos"/>
        </w:rPr>
        <w:pPrChange w:id="157" w:author="Feargal Phelan" w:date="2026-05-12T10:30:00Z">
          <w:pPr/>
        </w:pPrChange>
      </w:pPr>
      <w:r>
        <w:rPr>
          <w:rFonts w:eastAsia="Aptos"/>
        </w:rPr>
        <w:t>KPI cards are scoped to the modules the user can access in Shelby. A user without access to the AP module does not see payables-related figures in their cards.</w:t>
      </w:r>
    </w:p>
    <w:p w14:paraId="1A000009" w14:textId="1A000009" w:rsidR="4D24D949" w:rsidRDefault="4D24D949">
      <w:pPr>
        <w:pStyle w:val="Heading23-List1"/>
        <w:ind w:left="360"/>
        <w:rPr>
          <w:rFonts w:eastAsia="Aptos"/>
          <w:b/>
          <w:bCs/>
        </w:rPr>
      </w:pPr>
      <w:r>
        <w:rPr>
          <w:rFonts w:eastAsia="Aptos"/>
          <w:b/>
          <w:bCs/>
        </w:rPr>
        <w:t>Clarification for ValueLabs: Financial KPI Cards</w:t>
      </w:r>
    </w:p>
    <w:p w14:paraId="1A00000B" w14:textId="1A00000B" w:rsidR="4D24D949" w:rsidRDefault="4D24D949">
      <w:pPr>
        <w:pStyle w:val="Heading23-List1"/>
        <w:ind w:left="360"/>
        <w:rPr>
          <w:rFonts w:eastAsia="Aptos"/>
        </w:rPr>
      </w:pPr>
      <w:r>
        <w:rPr>
          <w:rFonts w:eastAsia="Aptos"/>
        </w:rPr>
        <w:t>In the current ShelbyNext legacy dashboard, the equivalent functionality is provided through the “My Status” and “Bank Balances” widgets, which show basic account and status information but without prior year context, variance indicators, or cash runway calculations. The modernised KPI cards must replace and significantly improve on these.</w:t>
      </w:r>
    </w:p>
    <w:p w14:paraId="1A00000D" w14:textId="1A00000D" w:rsidR="4D24D949" w:rsidRDefault="4D24D949">
      <w:pPr>
        <w:pStyle w:val="Heading23-List1"/>
        <w:ind w:left="360"/>
        <w:rPr>
          <w:rFonts w:eastAsia="Aptos"/>
        </w:rPr>
      </w:pPr>
      <w:r>
        <w:rPr>
          <w:rFonts w:eastAsia="Aptos"/>
        </w:rPr>
        <w:t>The four headline KPI cards — total income, total expenses, net income, and cash position — correspond directly to the figures that church administrators and bookkeepers currently retrieve by running separate reports. The purpose of the cards is to surface these figures immediately on login, without any report navigation. Each card must show: (1) the figure for the currently selected period, (2) the same figure for the equivalent prior year period, and (3) the percentage change between them with a directional arrow. Green indicates a favourable movement; red indicates an unfavourable movement.</w:t>
      </w:r>
    </w:p>
    <w:p w14:paraId="1A00000F" w14:textId="1A00000F" w:rsidR="4D24D949" w:rsidRDefault="4D24D949">
      <w:pPr>
        <w:pStyle w:val="Heading23-List1"/>
        <w:ind w:left="360"/>
        <w:rPr>
          <w:rFonts w:eastAsia="Aptos"/>
        </w:rPr>
      </w:pPr>
      <w:r>
        <w:rPr>
          <w:rFonts w:eastAsia="Aptos"/>
        </w:rPr>
        <w:t>The cash runway figure is new functionality with no legacy equivalent. It is calculated as current total cash across all accessible bank accounts divided by the average monthly operating expense over the trailing three months. It is displayed as a whole number of months. This figure is particularly important for smaller churches managing seasonal giving patterns. If fewer than three months of expense history are available, the calculation should use the available history and display a note indicating the period used.</w:t>
      </w:r>
    </w:p>
    <w:p w14:paraId="1A000011" w14:textId="1A000011" w:rsidR="4D24D949" w:rsidRDefault="4D24D949">
      <w:pPr>
        <w:pStyle w:val="Heading23-List1"/>
        <w:ind w:left="360"/>
        <w:rPr>
          <w:rFonts w:eastAsia="Aptos"/>
        </w:rPr>
      </w:pPr>
      <w:r>
        <w:rPr>
          <w:rFonts w:eastAsia="Aptos"/>
        </w:rPr>
        <w:t>The unreconciled account warning on the cash position card is critical for data integrity. If any bank account included in the cash position total has not been reconciled within the last 30 days, a warning icon must be shown on the card with a tooltip stating which accounts are unreconciled and when they were last reconciled. This prevents users from making decisions based on a stale cash figure.</w:t>
      </w:r>
    </w:p>
    <w:p w14:paraId="755C09C8" w14:textId="70D713C5" w:rsidR="4D24D949" w:rsidRDefault="4D24D949">
      <w:pPr>
        <w:pStyle w:val="Heading23-List1"/>
        <w:ind w:left="1080"/>
        <w:rPr>
          <w:rFonts w:eastAsia="Aptos"/>
          <w:b/>
          <w:bCs/>
        </w:rPr>
        <w:pPrChange w:id="158" w:author="Feargal Phelan" w:date="2026-05-12T10:37:00Z">
          <w:pPr>
            <w:numPr>
              <w:numId w:val="11"/>
            </w:numPr>
            <w:ind w:left="1080" w:hanging="360"/>
          </w:pPr>
        </w:pPrChange>
      </w:pPr>
      <w:r>
        <w:rPr>
          <w:rFonts w:eastAsia="Aptos"/>
          <w:b/>
          <w:bCs/>
        </w:rPr>
        <w:t>Fund Balance Overview</w:t>
      </w:r>
    </w:p>
    <w:p w14:paraId="616AA8BE" w14:textId="336FAAD1" w:rsidR="4D24D949" w:rsidRDefault="4D24D949">
      <w:pPr>
        <w:pStyle w:val="Heading23-List1"/>
        <w:ind w:left="360"/>
        <w:rPr>
          <w:rFonts w:eastAsia="Aptos"/>
        </w:rPr>
        <w:pPrChange w:id="159" w:author="Feargal Phelan" w:date="2026-05-12T10:30:00Z">
          <w:pPr/>
        </w:pPrChange>
      </w:pPr>
      <w:r>
        <w:rPr>
          <w:rFonts w:eastAsia="Aptos"/>
        </w:rPr>
        <w:t>A sortable table lists every fund the user has access to in Shelby, showing current balance, YTD income, YTD expenses, and a simple progress bar showing budget utilisation for the period.</w:t>
      </w:r>
    </w:p>
    <w:p w14:paraId="725390E3" w14:textId="0376F600" w:rsidR="4D24D949" w:rsidRDefault="4D24D949">
      <w:pPr>
        <w:pStyle w:val="Heading23-List1"/>
        <w:ind w:left="360"/>
        <w:rPr>
          <w:rFonts w:eastAsia="Aptos"/>
        </w:rPr>
        <w:pPrChange w:id="160" w:author="Feargal Phelan" w:date="2026-05-12T10:30:00Z">
          <w:pPr/>
        </w:pPrChange>
      </w:pPr>
      <w:r>
        <w:rPr>
          <w:rFonts w:eastAsia="Aptos"/>
        </w:rPr>
        <w:t>Funds are grouped by restriction type: unrestricted, temporarily restricted, and permanently restricted, consistent with nonprofit fund accounting standards and directly reflecting the fund structure in Shelby.</w:t>
      </w:r>
    </w:p>
    <w:p w14:paraId="1FA36926" w14:textId="77452A62" w:rsidR="4D24D949" w:rsidRDefault="4D24D949">
      <w:pPr>
        <w:pStyle w:val="Heading23-List1"/>
        <w:ind w:left="360"/>
        <w:rPr>
          <w:rFonts w:eastAsia="Aptos"/>
        </w:rPr>
        <w:pPrChange w:id="161" w:author="Feargal Phelan" w:date="2026-05-12T10:30:00Z">
          <w:pPr/>
        </w:pPrChange>
      </w:pPr>
      <w:r>
        <w:rPr>
          <w:rFonts w:eastAsia="Aptos"/>
        </w:rPr>
        <w:t>Clicking any fund row navigates the user to a filtered view showing only the activity and balances for that fund, using data already available within Shelby's general ledger.</w:t>
      </w:r>
    </w:p>
    <w:p w14:paraId="1A000013" w14:textId="1A000013" w:rsidR="4D24D949" w:rsidRDefault="4D24D949">
      <w:pPr>
        <w:pStyle w:val="Heading23-List1"/>
        <w:ind w:left="360"/>
        <w:rPr>
          <w:rFonts w:eastAsia="Aptos"/>
          <w:b/>
          <w:bCs/>
        </w:rPr>
      </w:pPr>
      <w:r>
        <w:rPr>
          <w:rFonts w:eastAsia="Aptos"/>
          <w:b/>
          <w:bCs/>
        </w:rPr>
        <w:t>Clarification for ValueLabs: Fund Balance Overview</w:t>
      </w:r>
    </w:p>
    <w:p w14:paraId="1A000015" w14:textId="1A000015" w:rsidR="4D24D949" w:rsidRDefault="4D24D949">
      <w:pPr>
        <w:pStyle w:val="Heading23-List1"/>
        <w:ind w:left="360"/>
        <w:rPr>
          <w:rFonts w:eastAsia="Aptos"/>
        </w:rPr>
      </w:pPr>
      <w:r>
        <w:rPr>
          <w:rFonts w:eastAsia="Aptos"/>
        </w:rPr>
        <w:t>Fund accounting is the core reason churches use Shelby Financials rather than a general-purpose accounting tool. Unlike QuickBooks, which treats funds as cost centres or classes, Shelby treats each fund as a self-balancing accounting entity. The Fund Balance Overview widget must reflect this distinction natively.</w:t>
      </w:r>
    </w:p>
    <w:p w14:paraId="1A000017" w14:textId="1A000017" w:rsidR="4D24D949" w:rsidRDefault="4D24D949">
      <w:pPr>
        <w:pStyle w:val="Heading23-List1"/>
        <w:ind w:left="360"/>
        <w:rPr>
          <w:rFonts w:eastAsia="Aptos"/>
        </w:rPr>
      </w:pPr>
      <w:r>
        <w:rPr>
          <w:rFonts w:eastAsia="Aptos"/>
        </w:rPr>
        <w:t>In the current legacy dashboard, the “Deposit Accounts” and “Budget Compared to Actual” widgets provide partial equivalents. The modernised Fund Balance Overview replaces and substantially extends both. All data currently accessible through those legacy widgets must be available in the new widget, and the new widget must additionally show restriction type grouping, YTD income, YTD expenses, and budget utilisation progress bars.</w:t>
      </w:r>
    </w:p>
    <w:p w14:paraId="1A000019" w14:textId="1A000019" w:rsidR="4D24D949" w:rsidRDefault="4D24D949">
      <w:pPr>
        <w:pStyle w:val="Heading23-List1"/>
        <w:ind w:left="360"/>
        <w:rPr>
          <w:rFonts w:eastAsia="Aptos"/>
        </w:rPr>
      </w:pPr>
      <w:r>
        <w:rPr>
          <w:rFonts w:eastAsia="Aptos"/>
        </w:rPr>
        <w:t>Funds are grouped into three categories consistent with nonprofit accounting standards: Unrestricted (general operating funds that can be spent at the organisation’s discretion), Temporarily Restricted (funds designated for a specific purpose or time period, such as a building fund or a grant), and Permanently Restricted (funds where only the investment income can be spent, such as an endowment). These groupings must match the fund restriction classifications already configured in Shelby and must not require re-classification.</w:t>
      </w:r>
    </w:p>
    <w:p w14:paraId="1A00001B" w14:textId="1A00001B" w:rsidR="4D24D949" w:rsidRDefault="4D24D949">
      <w:pPr>
        <w:pStyle w:val="Heading23-List1"/>
        <w:ind w:left="360"/>
        <w:rPr>
          <w:rFonts w:eastAsia="Aptos"/>
        </w:rPr>
      </w:pPr>
      <w:r>
        <w:rPr>
          <w:rFonts w:eastAsia="Aptos"/>
        </w:rPr>
        <w:t>The budget utilisation progress bar on each row shows YTD actual expenses as a percentage of the annual budget entered in Shelby. The bar turns amber when utilisation exceeds 80% and red when it exceeds 100%. This gives administrators an at-a-glance view of budget health without running a report. Funds with no budget entered display a dash in the progress bar column rather than an empty or broken bar.</w:t>
      </w:r>
    </w:p>
    <w:p w14:paraId="53785BC8" w14:textId="0CFBAC4C" w:rsidR="4D24D949" w:rsidRDefault="4D24D949">
      <w:pPr>
        <w:pStyle w:val="Heading23-List1"/>
        <w:ind w:left="1080"/>
        <w:rPr>
          <w:rFonts w:eastAsia="Aptos"/>
          <w:b/>
          <w:bCs/>
        </w:rPr>
        <w:pPrChange w:id="162" w:author="Feargal Phelan" w:date="2026-05-12T10:37:00Z">
          <w:pPr>
            <w:numPr>
              <w:numId w:val="10"/>
            </w:numPr>
            <w:ind w:left="1080" w:hanging="360"/>
          </w:pPr>
        </w:pPrChange>
      </w:pPr>
      <w:r>
        <w:rPr>
          <w:rFonts w:eastAsia="Aptos"/>
          <w:b/>
          <w:bCs/>
        </w:rPr>
        <w:t>Restricted Fund Compliance Widget</w:t>
      </w:r>
    </w:p>
    <w:p w14:paraId="338F6E19" w14:textId="6907FCC9" w:rsidR="4D24D949" w:rsidRDefault="4D24D949">
      <w:pPr>
        <w:pStyle w:val="Heading23-List1"/>
        <w:ind w:left="360"/>
        <w:rPr>
          <w:rFonts w:eastAsia="Aptos"/>
        </w:rPr>
        <w:pPrChange w:id="163" w:author="Feargal Phelan" w:date="2026-05-12T10:30:00Z">
          <w:pPr/>
        </w:pPrChange>
      </w:pPr>
      <w:r>
        <w:rPr>
          <w:rFonts w:eastAsia="Aptos"/>
        </w:rPr>
        <w:t>A dedicated widget lists every restricted fund the user has access to in Shelby, showing: the fund name, its designated purpose as recorded in Shelby, the opening balance, total received, total spent, and remaining balance for the current period.</w:t>
      </w:r>
    </w:p>
    <w:p w14:paraId="25CB15F5" w14:textId="0E00A1A8" w:rsidR="4D24D949" w:rsidRDefault="4D24D949">
      <w:pPr>
        <w:pStyle w:val="Heading23-List1"/>
        <w:ind w:left="360"/>
        <w:rPr>
          <w:rFonts w:eastAsia="Aptos"/>
        </w:rPr>
        <w:pPrChange w:id="164" w:author="Feargal Phelan" w:date="2026-05-12T10:30:00Z">
          <w:pPr/>
        </w:pPrChange>
      </w:pPr>
      <w:r>
        <w:rPr>
          <w:rFonts w:eastAsia="Aptos"/>
        </w:rPr>
        <w:t>Where the amount spent against a restricted fund exceeds the amount received, the row is highlighted in red and surfaced at the top of the list. This is the single most important compliance signal for nonprofit finance teams and must be immediately visible without any interaction required.</w:t>
      </w:r>
    </w:p>
    <w:p w14:paraId="55A10A49" w14:textId="3ECEBC82" w:rsidR="4D24D949" w:rsidRDefault="4D24D949">
      <w:pPr>
        <w:pStyle w:val="Heading23-List1"/>
        <w:ind w:left="360"/>
        <w:rPr>
          <w:rFonts w:eastAsia="Aptos"/>
        </w:rPr>
        <w:pPrChange w:id="165" w:author="Feargal Phelan" w:date="2026-05-12T10:30:00Z">
          <w:pPr/>
        </w:pPrChange>
      </w:pPr>
      <w:r>
        <w:rPr>
          <w:rFonts w:eastAsia="Aptos"/>
        </w:rPr>
        <w:t>Clicking any fund row navigates to the transaction list for that fund in the existing Shelby general ledger view, filtered to the current period.</w:t>
      </w:r>
    </w:p>
    <w:p w14:paraId="7DD7CD50" w14:textId="3552DC6E" w:rsidR="4D24D949" w:rsidRDefault="4D24D949">
      <w:pPr>
        <w:pStyle w:val="Heading23-List1"/>
        <w:ind w:left="360"/>
        <w:rPr>
          <w:rFonts w:eastAsia="Aptos"/>
        </w:rPr>
        <w:pPrChange w:id="166" w:author="Feargal Phelan" w:date="2026-05-12T10:30:00Z">
          <w:pPr/>
        </w:pPrChange>
      </w:pPr>
      <w:r>
        <w:rPr>
          <w:rFonts w:eastAsia="Aptos"/>
        </w:rPr>
        <w:t>This widget is visible to any user with access to the General Ledger module in Shelby and requires no additional setup beyond the fund structure already configured in Shelby.</w:t>
      </w:r>
    </w:p>
    <w:p w14:paraId="1A00001D" w14:textId="1A00001D" w:rsidR="4D24D949" w:rsidRDefault="4D24D949">
      <w:pPr>
        <w:pStyle w:val="Heading23-List1"/>
        <w:ind w:left="360"/>
        <w:rPr>
          <w:rFonts w:eastAsia="Aptos"/>
          <w:b/>
          <w:bCs/>
        </w:rPr>
      </w:pPr>
      <w:r>
        <w:rPr>
          <w:rFonts w:eastAsia="Aptos"/>
          <w:b/>
          <w:bCs/>
        </w:rPr>
        <w:t>Clarification for ValueLabs: Restricted Fund Compliance Widget</w:t>
      </w:r>
    </w:p>
    <w:p w14:paraId="1A00001F" w14:textId="1A00001F" w:rsidR="4D24D949" w:rsidRDefault="4D24D949">
      <w:pPr>
        <w:pStyle w:val="Heading23-List1"/>
        <w:ind w:left="360"/>
        <w:rPr>
          <w:rFonts w:eastAsia="Aptos"/>
        </w:rPr>
      </w:pPr>
      <w:r>
        <w:rPr>
          <w:rFonts w:eastAsia="Aptos"/>
        </w:rPr>
        <w:t>There is no direct equivalent of this widget in the current legacy dashboard. Today, a bookkeeper must run a dedicated restricted fund report to identify compliance issues. The purpose of this widget is to eliminate that manual process by surfacing compliance status automatically on the dashboard.</w:t>
      </w:r>
    </w:p>
    <w:p w14:paraId="1A000021" w14:textId="1A000021" w:rsidR="4D24D949" w:rsidRDefault="4D24D949">
      <w:pPr>
        <w:pStyle w:val="Heading23-List1"/>
        <w:ind w:left="360"/>
        <w:rPr>
          <w:rFonts w:eastAsia="Aptos"/>
        </w:rPr>
      </w:pPr>
      <w:r>
        <w:rPr>
          <w:rFonts w:eastAsia="Aptos"/>
        </w:rPr>
        <w:t>A restricted fund is in breach when total expenditure charged to that fund exceeds the total income or grant received into it. This is a serious compliance issue for nonprofits, as it may indicate that restricted funds are being used for purposes not permitted under the terms of the donation or grant. The widget must detect this condition automatically from the fund balances already present in Shelby’s general ledger, without any additional data entry or configuration.</w:t>
      </w:r>
    </w:p>
    <w:p w14:paraId="1A000023" w14:textId="1A000023" w:rsidR="4D24D949" w:rsidRDefault="4D24D949">
      <w:pPr>
        <w:pStyle w:val="Heading23-List1"/>
        <w:ind w:left="360"/>
        <w:rPr>
          <w:rFonts w:eastAsia="Aptos"/>
        </w:rPr>
      </w:pPr>
      <w:r>
        <w:rPr>
          <w:rFonts w:eastAsia="Aptos"/>
        </w:rPr>
        <w:t>The widget displays every restricted fund (both temporarily and permanently restricted) that the user has access to in Shelby. For each fund the following columns are shown: Fund Name, Designated Purpose (as recorded in Shelby), Opening Balance, Total Received (YTD income), Total Spent (YTD expenses), Remaining Balance, and a Status indicator. The Status indicator shows Green (compliant), Amber (spend has exceeded 90% of income received), or Red (spend has exceeded income received). Red rows are automatically sorted to the top of the list regardless of fund name.</w:t>
      </w:r>
    </w:p>
    <w:p w14:paraId="1A000025" w14:textId="1A000025" w:rsidR="4D24D949" w:rsidRDefault="4D24D949">
      <w:pPr>
        <w:pStyle w:val="Heading23-List1"/>
        <w:ind w:left="360"/>
        <w:rPr>
          <w:rFonts w:eastAsia="Aptos"/>
        </w:rPr>
      </w:pPr>
      <w:r>
        <w:rPr>
          <w:rFonts w:eastAsia="Aptos"/>
        </w:rPr>
        <w:t>Permanently restricted funds require special handling: only the investment income generated by the fund may be spent, not the principal. For permanently restricted funds, the “Total Received” column should show investment income credited to the fund rather than donations received, and the compliance check should compare expenditure against income only, not against the full fund balance. If the system does not currently track this distinction in a way that can be consumed by the dashboard API, this should be flagged as a dependency during the design phase.</w:t>
      </w:r>
    </w:p>
    <w:p w14:paraId="56ECBF58" w14:textId="64AF728F" w:rsidR="4D24D949" w:rsidRDefault="4D24D949">
      <w:pPr>
        <w:pStyle w:val="Heading23-List1"/>
        <w:ind w:left="1080"/>
        <w:rPr>
          <w:rFonts w:eastAsia="Aptos"/>
          <w:b/>
          <w:bCs/>
        </w:rPr>
        <w:pPrChange w:id="167" w:author="Feargal Phelan" w:date="2026-05-12T10:37:00Z">
          <w:pPr>
            <w:numPr>
              <w:numId w:val="9"/>
            </w:numPr>
            <w:ind w:left="1080" w:hanging="360"/>
          </w:pPr>
        </w:pPrChange>
      </w:pPr>
      <w:r>
        <w:rPr>
          <w:rFonts w:eastAsia="Aptos"/>
          <w:b/>
          <w:bCs/>
        </w:rPr>
        <w:t>Campaign and Designated Giving Tracker</w:t>
      </w:r>
    </w:p>
    <w:p w14:paraId="16DD7C4C" w14:textId="6C0CAC1C" w:rsidR="4D24D949" w:rsidRDefault="4D24D949">
      <w:pPr>
        <w:pStyle w:val="Heading23-List1"/>
        <w:ind w:left="360"/>
        <w:rPr>
          <w:rFonts w:eastAsia="Aptos"/>
        </w:rPr>
        <w:pPrChange w:id="168" w:author="Feargal Phelan" w:date="2026-05-12T10:30:00Z">
          <w:pPr/>
        </w:pPrChange>
      </w:pPr>
      <w:r>
        <w:rPr>
          <w:rFonts w:eastAsia="Aptos"/>
        </w:rPr>
        <w:lastRenderedPageBreak/>
        <w:t>A widget lists all active campaigns and designated funds drawn from Shelby's Donors and Gifts module, showing for each: the campaign name, the giving target where one has been set, the total amount raised to date, the total amount spent against the campaign, and the remaining balance.</w:t>
      </w:r>
    </w:p>
    <w:p w14:paraId="13207F2E" w14:textId="2DA517EC" w:rsidR="4D24D949" w:rsidRDefault="4D24D949">
      <w:pPr>
        <w:pStyle w:val="Heading23-List1"/>
        <w:ind w:left="360"/>
        <w:rPr>
          <w:rFonts w:eastAsia="Aptos"/>
        </w:rPr>
        <w:pPrChange w:id="169" w:author="Feargal Phelan" w:date="2026-05-12T10:30:00Z">
          <w:pPr/>
        </w:pPrChange>
      </w:pPr>
      <w:r>
        <w:rPr>
          <w:rFonts w:eastAsia="Aptos"/>
        </w:rPr>
        <w:t>A simple progress bar on each row shows funds raised as a percentage of the target, turning amber at 75% of target spent and red when the campaign balance reaches zero, giving users an at-a-glance view of campaign health.</w:t>
      </w:r>
    </w:p>
    <w:p w14:paraId="234D4B4A" w14:textId="1EAD1D38" w:rsidR="4D24D949" w:rsidRDefault="4D24D949">
      <w:pPr>
        <w:pStyle w:val="Heading23-List1"/>
        <w:ind w:left="360"/>
        <w:rPr>
          <w:rFonts w:eastAsia="Aptos"/>
        </w:rPr>
        <w:pPrChange w:id="170" w:author="Feargal Phelan" w:date="2026-05-12T10:30:00Z">
          <w:pPr/>
        </w:pPrChange>
      </w:pPr>
      <w:r>
        <w:rPr>
          <w:rFonts w:eastAsia="Aptos"/>
        </w:rPr>
        <w:t>Campaigns with no target set are listed with raised and spent figures only, with no progress bar shown.</w:t>
      </w:r>
    </w:p>
    <w:p w14:paraId="591FC087" w14:textId="01A7B3B7" w:rsidR="4D24D949" w:rsidRDefault="4D24D949">
      <w:pPr>
        <w:pStyle w:val="Heading23-List1"/>
        <w:ind w:left="360"/>
        <w:rPr>
          <w:rFonts w:eastAsia="Aptos"/>
        </w:rPr>
        <w:pPrChange w:id="171" w:author="Feargal Phelan" w:date="2026-05-12T10:30:00Z">
          <w:pPr/>
        </w:pPrChange>
      </w:pPr>
      <w:r>
        <w:rPr>
          <w:rFonts w:eastAsia="Aptos"/>
        </w:rPr>
        <w:t>Clicking any campaign row navigates to that campaign's detail in the Donors and Gifts module.</w:t>
      </w:r>
    </w:p>
    <w:p w14:paraId="586BEB92" w14:textId="3FDCB438" w:rsidR="4D24D949" w:rsidRDefault="4D24D949">
      <w:pPr>
        <w:pStyle w:val="Heading23-List1"/>
        <w:ind w:left="360"/>
        <w:rPr>
          <w:rFonts w:eastAsia="Aptos"/>
        </w:rPr>
        <w:pPrChange w:id="172" w:author="Feargal Phelan" w:date="2026-05-12T10:30:00Z">
          <w:pPr/>
        </w:pPrChange>
      </w:pPr>
      <w:r>
        <w:rPr>
          <w:rFonts w:eastAsia="Aptos"/>
        </w:rPr>
        <w:t>This widget is visible only to users with access to the Donors and Gifts module in Shelby and requires no setup beyond the campaign and fund data already entered in Shelby.</w:t>
      </w:r>
    </w:p>
    <w:p w14:paraId="1A000027" w14:textId="1A000027" w:rsidR="4D24D949" w:rsidRDefault="4D24D949">
      <w:pPr>
        <w:pStyle w:val="Heading23-List1"/>
        <w:ind w:left="360"/>
        <w:rPr>
          <w:rFonts w:eastAsia="Aptos"/>
          <w:b/>
          <w:bCs/>
        </w:rPr>
      </w:pPr>
      <w:r>
        <w:rPr>
          <w:rFonts w:eastAsia="Aptos"/>
          <w:b/>
          <w:bCs/>
        </w:rPr>
        <w:t>Clarification for ValueLabs: Campaign and Designated Giving Tracker</w:t>
      </w:r>
    </w:p>
    <w:p w14:paraId="1A000029" w14:textId="1A000029" w:rsidR="4D24D949" w:rsidRDefault="4D24D949">
      <w:pPr>
        <w:pStyle w:val="Heading23-List1"/>
        <w:ind w:left="360"/>
        <w:rPr>
          <w:rFonts w:eastAsia="Aptos"/>
        </w:rPr>
      </w:pPr>
      <w:r>
        <w:rPr>
          <w:rFonts w:eastAsia="Aptos"/>
        </w:rPr>
        <w:t>In the current legacy dashboard, this functionality is partially represented by the “Gift Pledges” widget (referred to as “Giving Trends” in earlier versions of this document). The legacy Gift Pledges widget shows pledge totals against campaigns but does not show expenditure against campaigns, does not provide progress bar visualisation, and does not distinguish between campaigns with and without targets. All functionality currently available in the legacy Gift Pledges widget must be preserved and extended.</w:t>
      </w:r>
    </w:p>
    <w:p w14:paraId="1A00002B" w14:textId="1A00002B" w:rsidR="4D24D949" w:rsidRDefault="4D24D949">
      <w:pPr>
        <w:pStyle w:val="Heading23-List1"/>
        <w:ind w:left="360"/>
        <w:rPr>
          <w:rFonts w:eastAsia="Aptos"/>
        </w:rPr>
      </w:pPr>
      <w:r>
        <w:rPr>
          <w:rFonts w:eastAsia="Aptos"/>
        </w:rPr>
        <w:t>A campaign in Shelby is a time-bounded fundraising initiative (for example, a building fund appeal, an annual stewardship campaign, or a disaster relief collection). A designated fund is a fund where donors have specified a purpose for their gift, which may or may not have a formal campaign associated with it. Both are tracked within Shelby’s Donors and Gifts module and both must appear in this widget.</w:t>
      </w:r>
    </w:p>
    <w:p w14:paraId="1A00002D" w14:textId="1A00002D" w:rsidR="4D24D949" w:rsidRDefault="4D24D949">
      <w:pPr>
        <w:pStyle w:val="Heading23-List1"/>
        <w:ind w:left="360"/>
        <w:rPr>
          <w:rFonts w:eastAsia="Aptos"/>
        </w:rPr>
      </w:pPr>
      <w:r>
        <w:rPr>
          <w:rFonts w:eastAsia="Aptos"/>
        </w:rPr>
        <w:t>For each active campaign or designated fund, the widget shows: Campaign or Fund Name, Campaign End Date (if set), Giving Target (if set), Total Raised to Date (sum of all gifts received against this campaign or fund from its start date), Total Spent (sum of all expenditure coded against this campaign or fund), Remaining Balance (Total Raised minus Total Spent), and a Progress Bar showing Raised as a percentage of Target. Where no target is set, the progress bar is omitted and a dash is shown in the Target column.</w:t>
      </w:r>
    </w:p>
    <w:p w14:paraId="1A00002F" w14:textId="1A00002F" w:rsidR="4D24D949" w:rsidRDefault="4D24D949">
      <w:pPr>
        <w:pStyle w:val="Heading23-List1"/>
        <w:ind w:left="360"/>
        <w:rPr>
          <w:rFonts w:eastAsia="Aptos"/>
        </w:rPr>
      </w:pPr>
      <w:r>
        <w:rPr>
          <w:rFonts w:eastAsia="Aptos"/>
        </w:rPr>
        <w:t>The progress bar colour logic is: Blue (0–74% of target raised), Amber (75–99% of target raised and balance above zero), Red (balance at or below zero, meaning the campaign has spent all funds raised). This gives pastors and administrators an immediate visual read on campaign health without running a report. Campaigns that have passed their end date but still have an open balance are flagged with a “Closed — Balance Remaining” indicator to prompt follow-up.</w:t>
      </w:r>
    </w:p>
    <w:p w14:paraId="3D83A6A0" w14:textId="083AE1C0" w:rsidR="4D24D949" w:rsidRDefault="4D24D949">
      <w:pPr>
        <w:pStyle w:val="Heading23-List1"/>
        <w:ind w:left="1080"/>
        <w:rPr>
          <w:rFonts w:eastAsia="Aptos"/>
          <w:b/>
          <w:bCs/>
        </w:rPr>
        <w:pPrChange w:id="173" w:author="Feargal Phelan" w:date="2026-05-12T10:37:00Z">
          <w:pPr>
            <w:numPr>
              <w:numId w:val="8"/>
            </w:numPr>
            <w:ind w:left="1080" w:hanging="360"/>
          </w:pPr>
        </w:pPrChange>
      </w:pPr>
      <w:r>
        <w:rPr>
          <w:rFonts w:eastAsia="Aptos"/>
          <w:b/>
          <w:bCs/>
        </w:rPr>
        <w:t>Budget vs Actual</w:t>
      </w:r>
    </w:p>
    <w:p w14:paraId="47B236A5" w14:textId="1F8D2C57" w:rsidR="4D24D949" w:rsidRDefault="4D24D949">
      <w:pPr>
        <w:pStyle w:val="Heading23-List1"/>
        <w:ind w:left="360"/>
        <w:rPr>
          <w:rFonts w:eastAsia="Aptos"/>
        </w:rPr>
        <w:pPrChange w:id="174" w:author="Feargal Phelan" w:date="2026-05-12T10:30:00Z">
          <w:pPr/>
        </w:pPrChange>
      </w:pPr>
      <w:r>
        <w:rPr>
          <w:rFonts w:eastAsia="Aptos"/>
        </w:rPr>
        <w:t>A grouped bar chart displays budgeted versus actual amounts side by side for each fund or department the user has access to in Shelby, using the budget data entered in Shelby.</w:t>
      </w:r>
    </w:p>
    <w:p w14:paraId="6A061C91" w14:textId="685FB468" w:rsidR="4D24D949" w:rsidRDefault="4D24D949">
      <w:pPr>
        <w:pStyle w:val="Heading23-List1"/>
        <w:ind w:left="360"/>
        <w:rPr>
          <w:rFonts w:eastAsia="Aptos"/>
        </w:rPr>
        <w:pPrChange w:id="175" w:author="Feargal Phelan" w:date="2026-05-12T10:30:00Z">
          <w:pPr/>
        </w:pPrChange>
      </w:pPr>
      <w:r>
        <w:rPr>
          <w:rFonts w:eastAsia="Aptos"/>
        </w:rPr>
        <w:t>Items where actual spending has exceeded budget are highlighted and sorted to the top of the view automatically so users see the most pressing variances first.</w:t>
      </w:r>
    </w:p>
    <w:p w14:paraId="702BB2B5" w14:textId="58E7F4AA" w:rsidR="4D24D949" w:rsidRDefault="4D24D949">
      <w:pPr>
        <w:pStyle w:val="Heading23-List1"/>
        <w:ind w:left="360"/>
        <w:rPr>
          <w:rFonts w:eastAsia="Aptos"/>
        </w:rPr>
        <w:pPrChange w:id="176" w:author="Feargal Phelan" w:date="2026-05-12T10:30:00Z">
          <w:pPr/>
        </w:pPrChange>
      </w:pPr>
      <w:r>
        <w:rPr>
          <w:rFonts w:eastAsia="Aptos"/>
        </w:rPr>
        <w:t>Each bar is labelled with the dollar variance and percentage, removing the need to run a separate report to understand the gap.</w:t>
      </w:r>
    </w:p>
    <w:p w14:paraId="09A99B2F" w14:textId="1EFD74F3" w:rsidR="4D24D949" w:rsidRDefault="4D24D949">
      <w:pPr>
        <w:pStyle w:val="Heading23-List1"/>
        <w:ind w:left="360"/>
        <w:rPr>
          <w:rFonts w:eastAsia="Aptos"/>
        </w:rPr>
        <w:pPrChange w:id="177" w:author="Feargal Phelan" w:date="2026-05-12T10:30:00Z">
          <w:pPr/>
        </w:pPrChange>
      </w:pPr>
      <w:r>
        <w:rPr>
          <w:rFonts w:eastAsia="Aptos"/>
        </w:rPr>
        <w:t>Clicking any bar navigates to the underlying transaction list for that fund or department in the existing Shelby module view.</w:t>
      </w:r>
    </w:p>
    <w:p w14:paraId="3F1BF1F4" w14:textId="673F3FDD" w:rsidR="4D24D949" w:rsidRDefault="4D24D949">
      <w:pPr>
        <w:pStyle w:val="Heading23-List1"/>
        <w:ind w:left="1080"/>
        <w:rPr>
          <w:rFonts w:eastAsia="Aptos"/>
          <w:b/>
          <w:bCs/>
        </w:rPr>
        <w:pPrChange w:id="178" w:author="Feargal Phelan" w:date="2026-05-12T10:37:00Z">
          <w:pPr>
            <w:numPr>
              <w:numId w:val="7"/>
            </w:numPr>
            <w:ind w:left="1080" w:hanging="360"/>
          </w:pPr>
        </w:pPrChange>
      </w:pPr>
      <w:r>
        <w:rPr>
          <w:rFonts w:eastAsia="Aptos"/>
          <w:b/>
          <w:bCs/>
        </w:rPr>
        <w:t>Payroll as a Percentage of Budget</w:t>
      </w:r>
    </w:p>
    <w:p w14:paraId="33B78479" w14:textId="3B99AD0A" w:rsidR="4D24D949" w:rsidRDefault="4D24D949">
      <w:pPr>
        <w:pStyle w:val="Heading23-List1"/>
        <w:ind w:left="360"/>
        <w:rPr>
          <w:rFonts w:eastAsia="Aptos"/>
        </w:rPr>
        <w:pPrChange w:id="179" w:author="Feargal Phelan" w:date="2026-05-12T10:30:00Z">
          <w:pPr/>
        </w:pPrChange>
      </w:pPr>
      <w:r>
        <w:rPr>
          <w:rFonts w:eastAsia="Aptos"/>
        </w:rPr>
        <w:t>The expense breakdown widget includes a dedicated callout showing payroll expenditure as a percentage of total budgeted expenditure for the current period, drawn from the Payroll module for users with access to it.</w:t>
      </w:r>
    </w:p>
    <w:p w14:paraId="15FA1639" w14:textId="05BF2AE9" w:rsidR="4D24D949" w:rsidRDefault="4D24D949">
      <w:pPr>
        <w:pStyle w:val="Heading23-List1"/>
        <w:ind w:left="360"/>
        <w:rPr>
          <w:rFonts w:eastAsia="Aptos"/>
        </w:rPr>
        <w:pPrChange w:id="180" w:author="Feargal Phelan" w:date="2026-05-12T10:30:00Z">
          <w:pPr/>
        </w:pPrChange>
      </w:pPr>
      <w:r>
        <w:rPr>
          <w:rFonts w:eastAsia="Aptos"/>
        </w:rPr>
        <w:t>This figure is displayed as a single prominent number alongside the expense breakdown chart. No additional chart or visualisation is required. The intent is to give administrators an immediate read on their largest cost line without running a payroll report.</w:t>
      </w:r>
    </w:p>
    <w:p w14:paraId="2F02DEBB" w14:textId="42874C5E" w:rsidR="4D24D949" w:rsidRDefault="4D24D949">
      <w:pPr>
        <w:pStyle w:val="Heading23-List1"/>
        <w:ind w:left="360"/>
        <w:rPr>
          <w:rFonts w:eastAsia="Aptos"/>
        </w:rPr>
        <w:pPrChange w:id="181" w:author="Feargal Phelan" w:date="2026-05-12T10:30:00Z">
          <w:pPr/>
        </w:pPrChange>
      </w:pPr>
      <w:r>
        <w:rPr>
          <w:rFonts w:eastAsia="Aptos"/>
        </w:rPr>
        <w:t>Where payroll exceeds a configurable percentage threshold of total budget, the figure is highlighted to draw attention. The default threshold is 60% but can be adjusted by an administrator.</w:t>
      </w:r>
    </w:p>
    <w:p w14:paraId="52271372" w14:textId="5C273677" w:rsidR="4D24D949" w:rsidRDefault="4D24D949">
      <w:pPr>
        <w:pStyle w:val="Heading23-List1"/>
        <w:ind w:left="360"/>
        <w:rPr>
          <w:rFonts w:eastAsia="Aptos"/>
        </w:rPr>
        <w:pPrChange w:id="182" w:author="Feargal Phelan" w:date="2026-05-12T10:30:00Z">
          <w:pPr/>
        </w:pPrChange>
      </w:pPr>
      <w:r>
        <w:rPr>
          <w:rFonts w:eastAsia="Aptos"/>
        </w:rPr>
        <w:t>This callout is visible only to users with access to both the Payroll module and the General Ledger module in Shelby.</w:t>
      </w:r>
    </w:p>
    <w:p w14:paraId="739AD5B8" w14:textId="21802C02" w:rsidR="4D24D949" w:rsidRDefault="4D24D949">
      <w:pPr>
        <w:pStyle w:val="Heading23-List1"/>
        <w:ind w:left="1080"/>
        <w:rPr>
          <w:rFonts w:eastAsia="Aptos"/>
          <w:b/>
          <w:bCs/>
        </w:rPr>
        <w:pPrChange w:id="183" w:author="Feargal Phelan" w:date="2026-05-12T10:37:00Z">
          <w:pPr>
            <w:numPr>
              <w:numId w:val="6"/>
            </w:numPr>
            <w:ind w:left="1080" w:hanging="360"/>
          </w:pPr>
        </w:pPrChange>
      </w:pPr>
      <w:r>
        <w:rPr>
          <w:rFonts w:eastAsia="Aptos"/>
          <w:b/>
          <w:bCs/>
        </w:rPr>
        <w:t>Giving Trend</w:t>
      </w:r>
    </w:p>
    <w:p w14:paraId="338460D0" w14:textId="4C2521CA" w:rsidR="4D24D949" w:rsidRDefault="4D24D949">
      <w:pPr>
        <w:pStyle w:val="Heading23-List1"/>
        <w:ind w:left="360"/>
        <w:rPr>
          <w:rFonts w:eastAsia="Aptos"/>
        </w:rPr>
        <w:pPrChange w:id="184" w:author="Feargal Phelan" w:date="2026-05-12T10:30:00Z">
          <w:pPr/>
        </w:pPrChange>
      </w:pPr>
      <w:r>
        <w:rPr>
          <w:rFonts w:eastAsia="Aptos"/>
        </w:rPr>
        <w:lastRenderedPageBreak/>
        <w:t>A 12-month area chart displays total giving per month, drawn from Shelby's Donors and Gifts module, with YTD total giving, the percentage change versus the prior year, and the 12-month average shown alongside.</w:t>
      </w:r>
    </w:p>
    <w:p w14:paraId="3FBCD38D" w14:textId="49164EBC" w:rsidR="4D24D949" w:rsidRDefault="4D24D949">
      <w:pPr>
        <w:pStyle w:val="Heading23-List1"/>
        <w:ind w:left="360"/>
        <w:rPr>
          <w:rFonts w:eastAsia="Aptos"/>
        </w:rPr>
        <w:pPrChange w:id="185" w:author="Feargal Phelan" w:date="2026-05-12T10:30:00Z">
          <w:pPr/>
        </w:pPrChange>
      </w:pPr>
      <w:r>
        <w:rPr>
          <w:rFonts w:eastAsia="Aptos"/>
        </w:rPr>
        <w:t>A dashed line overlays the same 12-month period from the prior year, giving users an immediate visual comparison of whether current giving is tracking ahead or behind. The variance between the two lines is shown as a single figure beneath the chart.</w:t>
      </w:r>
    </w:p>
    <w:p w14:paraId="033742BB" w14:textId="747761F1" w:rsidR="4D24D949" w:rsidRDefault="4D24D949">
      <w:pPr>
        <w:pStyle w:val="Heading23-List1"/>
        <w:ind w:left="360"/>
        <w:rPr>
          <w:rFonts w:eastAsia="Aptos"/>
        </w:rPr>
        <w:pPrChange w:id="186" w:author="Feargal Phelan" w:date="2026-05-12T10:30:00Z">
          <w:pPr/>
        </w:pPrChange>
      </w:pPr>
      <w:r>
        <w:rPr>
          <w:rFonts w:eastAsia="Aptos"/>
        </w:rPr>
        <w:t>This widget is visible only to users who have access to the Donors and Gifts module in Shelby. All giving data is presented in aggregate at dashboard level. Users who can access the Donors and Gifts module can drill through to the underlying detail within that module.</w:t>
      </w:r>
    </w:p>
    <w:p w14:paraId="75DFAEBB" w14:textId="520E2222" w:rsidR="4D24D949" w:rsidRDefault="4D24D949">
      <w:pPr>
        <w:pStyle w:val="Heading23-List1"/>
        <w:ind w:left="360"/>
        <w:rPr>
          <w:rFonts w:eastAsia="Aptos"/>
        </w:rPr>
        <w:pPrChange w:id="187" w:author="Feargal Phelan" w:date="2026-05-12T10:30:00Z">
          <w:pPr/>
        </w:pPrChange>
      </w:pPr>
      <w:r>
        <w:rPr>
          <w:rFonts w:eastAsia="Aptos"/>
        </w:rPr>
        <w:t>The chart highlights any month where giving fell significantly below the 12-month average, flagging it automatically so the user does not need to identify it manually.</w:t>
      </w:r>
    </w:p>
    <w:p w14:paraId="17C45EB9" w14:textId="48E7F596" w:rsidR="4D24D949" w:rsidRDefault="4D24D949">
      <w:pPr>
        <w:pStyle w:val="Heading23-List1"/>
        <w:ind w:left="1080"/>
        <w:rPr>
          <w:rFonts w:eastAsia="Aptos"/>
          <w:b/>
          <w:bCs/>
        </w:rPr>
        <w:pPrChange w:id="188" w:author="Feargal Phelan" w:date="2026-05-12T10:37:00Z">
          <w:pPr>
            <w:numPr>
              <w:numId w:val="5"/>
            </w:numPr>
            <w:ind w:left="1080" w:hanging="360"/>
          </w:pPr>
        </w:pPrChange>
      </w:pPr>
      <w:r>
        <w:rPr>
          <w:rFonts w:eastAsia="Aptos"/>
          <w:b/>
          <w:bCs/>
        </w:rPr>
        <w:t>Actionable Alerts Panel</w:t>
      </w:r>
    </w:p>
    <w:p w14:paraId="3C3B5C67" w14:textId="0C61E574" w:rsidR="4D24D949" w:rsidRDefault="4D24D949">
      <w:pPr>
        <w:pStyle w:val="Heading23-List1"/>
        <w:ind w:left="360"/>
        <w:rPr>
          <w:rFonts w:eastAsia="Aptos"/>
        </w:rPr>
        <w:pPrChange w:id="189" w:author="Feargal Phelan" w:date="2026-05-12T10:30:00Z">
          <w:pPr/>
        </w:pPrChange>
      </w:pPr>
      <w:r>
        <w:rPr>
          <w:rFonts w:eastAsia="Aptos"/>
        </w:rPr>
        <w:t>A persistent alerts panel surfaces items that require attention, drawn from existing Shelby data: unreconciled bank accounts, invoices overdue for payment, funds that have exceeded their budget, restricted funds where spend has exceeded income, and receipts or invoices sitting in the approval queue beyond a configurable number of days.</w:t>
      </w:r>
    </w:p>
    <w:p w14:paraId="020D4309" w14:textId="068F4642" w:rsidR="4D24D949" w:rsidRDefault="4D24D949">
      <w:pPr>
        <w:pStyle w:val="Heading23-List1"/>
        <w:ind w:left="360"/>
        <w:rPr>
          <w:rFonts w:eastAsia="Aptos"/>
        </w:rPr>
        <w:pPrChange w:id="190" w:author="Feargal Phelan" w:date="2026-05-12T10:30:00Z">
          <w:pPr/>
        </w:pPrChange>
      </w:pPr>
      <w:r>
        <w:rPr>
          <w:rFonts w:eastAsia="Aptos"/>
        </w:rPr>
        <w:t>Alerts are scoped to the modules the user can access in Shelby. A user without access to AP does not see AP-related alerts. A user without access to Bank Account Management does not see reconciliation alerts.</w:t>
      </w:r>
    </w:p>
    <w:p w14:paraId="099D0A49" w14:textId="21C64221" w:rsidR="4D24D949" w:rsidRDefault="4D24D949">
      <w:pPr>
        <w:pStyle w:val="Heading23-List1"/>
        <w:ind w:left="360"/>
        <w:rPr>
          <w:rFonts w:eastAsia="Aptos"/>
        </w:rPr>
        <w:pPrChange w:id="191" w:author="Feargal Phelan" w:date="2026-05-12T10:30:00Z">
          <w:pPr/>
        </w:pPrChange>
      </w:pPr>
      <w:r>
        <w:rPr>
          <w:rFonts w:eastAsia="Aptos"/>
        </w:rPr>
        <w:t>Each alert is colour-coded by severity: red for items requiring immediate action, amber for items requiring attention soon. Each alert includes a direct link to the relevant area of Shelby so the user can act immediately without navigating manually.</w:t>
      </w:r>
    </w:p>
    <w:p w14:paraId="24B620EF" w14:textId="19A9AAD9" w:rsidR="4D24D949" w:rsidRDefault="4D24D949">
      <w:pPr>
        <w:pStyle w:val="Heading23-List1"/>
        <w:ind w:left="360"/>
        <w:rPr>
          <w:rFonts w:eastAsia="Aptos"/>
        </w:rPr>
        <w:pPrChange w:id="192" w:author="Feargal Phelan" w:date="2026-05-12T10:30:00Z">
          <w:pPr/>
        </w:pPrChange>
      </w:pPr>
      <w:r>
        <w:rPr>
          <w:rFonts w:eastAsia="Aptos"/>
        </w:rPr>
        <w:t>The alerts panel requires no setup. All alert conditions are derived from data and thresholds already present in Shelby, with the exception of the approval queue age threshold which is configurable by an administrator.</w:t>
      </w:r>
    </w:p>
    <w:p w14:paraId="1A000031" w14:textId="1A000031" w:rsidR="4D24D949" w:rsidRDefault="4D24D949">
      <w:pPr>
        <w:pStyle w:val="Heading23-List1"/>
        <w:ind w:left="360"/>
        <w:rPr>
          <w:rFonts w:eastAsia="Aptos"/>
          <w:b/>
          <w:bCs/>
        </w:rPr>
      </w:pPr>
      <w:r>
        <w:rPr>
          <w:rFonts w:eastAsia="Aptos"/>
          <w:b/>
          <w:bCs/>
        </w:rPr>
        <w:t>Clarification for ValueLabs: Actionable Alerts Panel</w:t>
      </w:r>
    </w:p>
    <w:p w14:paraId="1A000033" w14:textId="1A000033" w:rsidR="4D24D949" w:rsidRDefault="4D24D949">
      <w:pPr>
        <w:pStyle w:val="Heading23-List1"/>
        <w:ind w:left="360"/>
        <w:rPr>
          <w:rFonts w:eastAsia="Aptos"/>
        </w:rPr>
      </w:pPr>
      <w:r>
        <w:rPr>
          <w:rFonts w:eastAsia="Aptos"/>
        </w:rPr>
        <w:t>There is no direct equivalent of a consolidated alerts panel in the current legacy dashboard. Today, users must navigate individually into AP, Bank Account Management, the General Ledger, and the approval queue to identify items needing attention. This widget eliminates that navigation overhead by surfacing all actionable items in one place.</w:t>
      </w:r>
    </w:p>
    <w:p w14:paraId="1A000035" w14:textId="1A000035" w:rsidR="4D24D949" w:rsidRDefault="4D24D949">
      <w:pPr>
        <w:pStyle w:val="Heading23-List1"/>
        <w:ind w:left="360"/>
        <w:rPr>
          <w:rFonts w:eastAsia="Aptos"/>
        </w:rPr>
      </w:pPr>
      <w:r>
        <w:rPr>
          <w:rFonts w:eastAsia="Aptos"/>
        </w:rPr>
        <w:t>The following alert types must be supported at launch. Each alert type is listed with the Shelby module that provides the source data and the user permission required to see it.</w:t>
      </w:r>
    </w:p>
    <w:p w14:paraId="1A000037" w14:textId="1A000037" w:rsidR="4D24D949" w:rsidRDefault="4D24D949">
      <w:pPr>
        <w:pStyle w:val="Heading23-List1"/>
        <w:ind w:left="360"/>
        <w:rPr>
          <w:rFonts w:eastAsia="Aptos"/>
        </w:rPr>
      </w:pPr>
      <w:r>
        <w:rPr>
          <w:rFonts w:eastAsia="Aptos"/>
        </w:rPr>
        <w:t>Unreconciled Bank Account (Bank Account Management module permission required): triggers when a bank account has not been reconciled within a configurable number of days, defaulting to 30. The alert shows the account name and the date of the last reconciliation.</w:t>
      </w:r>
    </w:p>
    <w:p w14:paraId="1A000039" w14:textId="1A000039" w:rsidR="4D24D949" w:rsidRDefault="4D24D949">
      <w:pPr>
        <w:pStyle w:val="Heading23-List1"/>
        <w:ind w:left="360"/>
        <w:rPr>
          <w:rFonts w:eastAsia="Aptos"/>
        </w:rPr>
      </w:pPr>
      <w:r>
        <w:rPr>
          <w:rFonts w:eastAsia="Aptos"/>
        </w:rPr>
        <w:t>Overdue Payable (AP module permission required): triggers when an AP invoice is past its due date and has not been paid. The alert shows the vendor name, invoice number, amount, and number of days overdue. Multiple overdue invoices are grouped into a single alert showing the count and total value.</w:t>
      </w:r>
    </w:p>
    <w:p w14:paraId="1A00003B" w14:textId="1A00003B" w:rsidR="4D24D949" w:rsidRDefault="4D24D949">
      <w:pPr>
        <w:pStyle w:val="Heading23-List1"/>
        <w:ind w:left="360"/>
        <w:rPr>
          <w:rFonts w:eastAsia="Aptos"/>
        </w:rPr>
      </w:pPr>
      <w:r>
        <w:rPr>
          <w:rFonts w:eastAsia="Aptos"/>
        </w:rPr>
        <w:t>Budget Exceeded (General Ledger module permission required): triggers when YTD actual expenditure for a fund or department exceeds 100% of the annual budget set in Shelby. The alert shows the fund or department name and the overspend amount.</w:t>
      </w:r>
    </w:p>
    <w:p w14:paraId="1A00003D" w14:textId="1A00003D" w:rsidR="4D24D949" w:rsidRDefault="4D24D949">
      <w:pPr>
        <w:pStyle w:val="Heading23-List1"/>
        <w:ind w:left="360"/>
        <w:rPr>
          <w:rFonts w:eastAsia="Aptos"/>
        </w:rPr>
      </w:pPr>
      <w:r>
        <w:rPr>
          <w:rFonts w:eastAsia="Aptos"/>
        </w:rPr>
        <w:t>Restricted Fund Compliance Breach (General Ledger module permission required): triggers when expenditure against a restricted fund exceeds income received into that fund. This is the most critical alert type and must always be displayed at the top of the panel, regardless of when it was first detected.</w:t>
      </w:r>
    </w:p>
    <w:p w14:paraId="1A00003F" w14:textId="1A00003F" w:rsidR="4D24D949" w:rsidRDefault="4D24D949">
      <w:pPr>
        <w:pStyle w:val="Heading23-List1"/>
        <w:ind w:left="360"/>
        <w:rPr>
          <w:rFonts w:eastAsia="Aptos"/>
        </w:rPr>
      </w:pPr>
      <w:r>
        <w:rPr>
          <w:rFonts w:eastAsia="Aptos"/>
        </w:rPr>
        <w:t>Stale Approval Queue Item (AP or Purchasing Management module permission required): triggers when an invoice or purchase order has been sitting in the approval queue for longer than a configurable number of days, defaulting to 5 business days. The alert shows the document type, reference, amount, and number of days waiting.</w:t>
      </w:r>
    </w:p>
    <w:p w14:paraId="1A000041" w14:textId="1A000041" w:rsidR="4D24D949" w:rsidRDefault="4D24D949">
      <w:pPr>
        <w:pStyle w:val="Heading23-List1"/>
        <w:ind w:left="360"/>
        <w:rPr>
          <w:rFonts w:eastAsia="Aptos"/>
        </w:rPr>
      </w:pPr>
      <w:r>
        <w:rPr>
          <w:rFonts w:eastAsia="Aptos"/>
        </w:rPr>
        <w:t>Each alert must include a single clearly labelled action link that navigates directly to the relevant area of Shelby with any relevant filters pre-applied. For example, an overdue payable alert navigates directly to the AP module filtered to overdue invoices. The user should be able to act on the alert in a single click from the dashboard. Alerts that have been resolved in Shelby must disappear from the panel automatically on the next data refresh without any manual dismissal required.</w:t>
      </w:r>
    </w:p>
    <w:p w14:paraId="031A7432" w14:textId="29E32E1C" w:rsidR="4D24D949" w:rsidRDefault="4D24D949">
      <w:pPr>
        <w:pStyle w:val="Heading23-List1"/>
        <w:ind w:left="1080"/>
        <w:rPr>
          <w:rFonts w:eastAsia="Aptos"/>
          <w:b/>
          <w:bCs/>
        </w:rPr>
        <w:pPrChange w:id="193" w:author="Feargal Phelan" w:date="2026-05-12T10:37:00Z">
          <w:pPr>
            <w:numPr>
              <w:numId w:val="4"/>
            </w:numPr>
            <w:ind w:left="1080" w:hanging="360"/>
          </w:pPr>
        </w:pPrChange>
      </w:pPr>
      <w:r>
        <w:rPr>
          <w:rFonts w:eastAsia="Aptos"/>
          <w:b/>
          <w:bCs/>
        </w:rPr>
        <w:t>AP and AR Aging Summary</w:t>
      </w:r>
    </w:p>
    <w:p w14:paraId="3C8B097F" w14:textId="7E5AF0CA" w:rsidR="4D24D949" w:rsidRDefault="4D24D949">
      <w:pPr>
        <w:pStyle w:val="Heading23-List1"/>
        <w:ind w:left="360"/>
        <w:rPr>
          <w:rFonts w:eastAsia="Aptos"/>
        </w:rPr>
        <w:pPrChange w:id="194" w:author="Feargal Phelan" w:date="2026-05-12T10:31:00Z">
          <w:pPr/>
        </w:pPrChange>
      </w:pPr>
      <w:r>
        <w:rPr>
          <w:rFonts w:eastAsia="Aptos"/>
        </w:rPr>
        <w:t>A simple aging summary table shows outstanding payables and receivables broken down into standard aging buckets: current, 30 days, 60 days, 90 days, and over 90 days, drawn directly from Shelby's AP and AR modules.</w:t>
      </w:r>
    </w:p>
    <w:p w14:paraId="7B593459" w14:textId="0672FA05" w:rsidR="4D24D949" w:rsidRDefault="4D24D949">
      <w:pPr>
        <w:pStyle w:val="Heading23-List1"/>
        <w:ind w:left="360"/>
        <w:rPr>
          <w:rFonts w:eastAsia="Aptos"/>
        </w:rPr>
        <w:pPrChange w:id="195" w:author="Feargal Phelan" w:date="2026-05-12T10:31:00Z">
          <w:pPr/>
        </w:pPrChange>
      </w:pPr>
      <w:r>
        <w:rPr>
          <w:rFonts w:eastAsia="Aptos"/>
        </w:rPr>
        <w:t>The AP aging widget is visible only to users with access to the AP module in Shelby. The AR aging widget is visible only to users with access to the AR module in Shelby.</w:t>
      </w:r>
    </w:p>
    <w:p w14:paraId="76ACB95C" w14:textId="652539A8" w:rsidR="4D24D949" w:rsidRDefault="4D24D949">
      <w:pPr>
        <w:pStyle w:val="Heading23-List1"/>
        <w:ind w:left="360"/>
        <w:rPr>
          <w:rFonts w:eastAsia="Aptos"/>
        </w:rPr>
        <w:pPrChange w:id="196" w:author="Feargal Phelan" w:date="2026-05-12T10:31:00Z">
          <w:pPr/>
        </w:pPrChange>
      </w:pPr>
      <w:r>
        <w:rPr>
          <w:rFonts w:eastAsia="Aptos"/>
        </w:rPr>
        <w:t>Totals for each aging bucket are shown at the foot of the table. Buckets with balances over 60 days are highlighted to draw attention to overdue items.</w:t>
      </w:r>
    </w:p>
    <w:p w14:paraId="3FDC74AC" w14:textId="6DD5B96B" w:rsidR="4D24D949" w:rsidRDefault="4D24D949">
      <w:pPr>
        <w:pStyle w:val="Heading23-List1"/>
        <w:ind w:left="360"/>
        <w:rPr>
          <w:rFonts w:eastAsia="Aptos"/>
        </w:rPr>
        <w:pPrChange w:id="197" w:author="Feargal Phelan" w:date="2026-05-12T10:31:00Z">
          <w:pPr/>
        </w:pPrChange>
      </w:pPr>
      <w:r>
        <w:rPr>
          <w:rFonts w:eastAsia="Aptos"/>
        </w:rPr>
        <w:t>Clicking any aging bucket navigates to the filtered transaction list in the relevant Shelby module using the existing AP and AR views rather than duplicating them.</w:t>
      </w:r>
    </w:p>
    <w:p w14:paraId="785F5486" w14:textId="565A39C8" w:rsidR="4D24D949" w:rsidRDefault="4D24D949">
      <w:pPr>
        <w:pStyle w:val="Heading23-List1"/>
        <w:ind w:left="1080"/>
        <w:rPr>
          <w:rFonts w:eastAsia="Aptos"/>
          <w:b/>
          <w:bCs/>
        </w:rPr>
        <w:pPrChange w:id="198" w:author="Feargal Phelan" w:date="2026-05-12T10:37:00Z">
          <w:pPr>
            <w:numPr>
              <w:numId w:val="3"/>
            </w:numPr>
            <w:ind w:left="1080" w:hanging="360"/>
          </w:pPr>
        </w:pPrChange>
      </w:pPr>
      <w:r>
        <w:rPr>
          <w:rFonts w:eastAsia="Aptos"/>
          <w:b/>
          <w:bCs/>
        </w:rPr>
        <w:lastRenderedPageBreak/>
        <w:t>Expense Breakdown by Category</w:t>
      </w:r>
    </w:p>
    <w:p w14:paraId="74601CC4" w14:textId="12949068" w:rsidR="4D24D949" w:rsidRDefault="4D24D949">
      <w:pPr>
        <w:pStyle w:val="Heading23-List1"/>
        <w:ind w:left="360"/>
        <w:rPr>
          <w:rFonts w:eastAsia="Aptos"/>
        </w:rPr>
        <w:pPrChange w:id="199" w:author="Feargal Phelan" w:date="2026-05-12T10:31:00Z">
          <w:pPr/>
        </w:pPrChange>
      </w:pPr>
      <w:r>
        <w:rPr>
          <w:rFonts w:eastAsia="Aptos"/>
        </w:rPr>
        <w:t>A donut chart shows YTD expenses split by top-level GL category, scoped to the funds and departments the user has access to in Shelby, giving an at-a-glance view of where money is being spent without running a report.</w:t>
      </w:r>
    </w:p>
    <w:p w14:paraId="0D6CED14" w14:textId="5DC17B3B" w:rsidR="4D24D949" w:rsidRDefault="4D24D949">
      <w:pPr>
        <w:pStyle w:val="Heading23-List1"/>
        <w:ind w:left="360"/>
        <w:rPr>
          <w:rFonts w:eastAsia="Aptos"/>
        </w:rPr>
        <w:pPrChange w:id="200" w:author="Feargal Phelan" w:date="2026-05-12T10:31:00Z">
          <w:pPr/>
        </w:pPrChange>
      </w:pPr>
      <w:r>
        <w:rPr>
          <w:rFonts w:eastAsia="Aptos"/>
        </w:rPr>
        <w:t>Categories representing less than 2% of total expenditure are grouped into an "Other" segment which expands on click to show the individual categories within it.</w:t>
      </w:r>
    </w:p>
    <w:p w14:paraId="250BA68E" w14:textId="5D5616E4" w:rsidR="4D24D949" w:rsidRDefault="4D24D949">
      <w:pPr>
        <w:pStyle w:val="Heading23-List1"/>
        <w:ind w:left="360"/>
        <w:rPr>
          <w:rFonts w:eastAsia="Aptos"/>
        </w:rPr>
        <w:pPrChange w:id="201" w:author="Feargal Phelan" w:date="2026-05-12T10:31:00Z">
          <w:pPr/>
        </w:pPrChange>
      </w:pPr>
      <w:r>
        <w:rPr>
          <w:rFonts w:eastAsia="Aptos"/>
        </w:rPr>
        <w:t>Clicking any segment navigates to the transaction list for that category and period in the existing Shelby general ledger view, filtered to the user's accessible funds and departments.</w:t>
      </w:r>
    </w:p>
    <w:p w14:paraId="23ACB188" w14:textId="743BF9AF" w:rsidR="4D24D949" w:rsidRDefault="4D24D949">
      <w:pPr>
        <w:pStyle w:val="Heading23-List1"/>
        <w:ind w:left="1080"/>
        <w:rPr>
          <w:rFonts w:eastAsia="Aptos"/>
          <w:b/>
          <w:bCs/>
        </w:rPr>
        <w:pPrChange w:id="202" w:author="Feargal Phelan" w:date="2026-05-12T10:37:00Z">
          <w:pPr>
            <w:numPr>
              <w:numId w:val="2"/>
            </w:numPr>
            <w:ind w:left="1080" w:hanging="360"/>
          </w:pPr>
        </w:pPrChange>
      </w:pPr>
      <w:r>
        <w:rPr>
          <w:rFonts w:eastAsia="Aptos"/>
          <w:b/>
          <w:bCs/>
        </w:rPr>
        <w:t>Global Filter and Navigation Behaviour</w:t>
      </w:r>
    </w:p>
    <w:p w14:paraId="6E8D608B" w14:textId="59BECF7D" w:rsidR="4D24D949" w:rsidRDefault="4D24D949">
      <w:pPr>
        <w:pStyle w:val="Heading23-List1"/>
        <w:ind w:left="360"/>
        <w:rPr>
          <w:rFonts w:eastAsia="Aptos"/>
        </w:rPr>
        <w:pPrChange w:id="203" w:author="Feargal Phelan" w:date="2026-05-12T10:31:00Z">
          <w:pPr/>
        </w:pPrChange>
      </w:pPr>
      <w:r>
        <w:rPr>
          <w:rFonts w:eastAsia="Aptos"/>
        </w:rPr>
        <w:t>A persistent filter panel applies across all dashboard widgets, supporting selection of date range (current month, quarter, year to date, last 12 months, and custom), fund, and department. Filter options are scoped to the funds and departments the user can access in Shelby. Active filters are displayed as dismissible chips and saved per user across sessions.</w:t>
      </w:r>
    </w:p>
    <w:p w14:paraId="5E7848CA" w14:textId="77D05CFB" w:rsidR="4D24D949" w:rsidRDefault="4D24D949">
      <w:pPr>
        <w:pStyle w:val="Heading23-List1"/>
        <w:ind w:left="360"/>
        <w:rPr>
          <w:rFonts w:eastAsia="Aptos"/>
        </w:rPr>
        <w:pPrChange w:id="204" w:author="Feargal Phelan" w:date="2026-05-12T10:31:00Z">
          <w:pPr/>
        </w:pPrChange>
      </w:pPr>
      <w:r>
        <w:rPr>
          <w:rFonts w:eastAsia="Aptos"/>
        </w:rPr>
        <w:t>All drill-downs from dashboard widgets navigate to existing Shelby module views with the relevant filters pre-applied, rather than creating parallel transaction views within the dashboard itself. This keeps the dashboard focused on visibility and insight rather than duplicating core Shelby functionality.</w:t>
      </w:r>
    </w:p>
    <w:p w14:paraId="4CBDF76D" w14:textId="13673FB9" w:rsidR="4D24D949" w:rsidRDefault="4D24D949">
      <w:pPr>
        <w:pStyle w:val="Heading23-List1"/>
        <w:ind w:left="360"/>
        <w:rPr>
          <w:rFonts w:eastAsia="Aptos"/>
        </w:rPr>
        <w:pPrChange w:id="205" w:author="Feargal Phelan" w:date="2026-05-12T10:31:00Z">
          <w:pPr/>
        </w:pPrChange>
      </w:pPr>
      <w:r>
        <w:rPr>
          <w:rFonts w:eastAsia="Aptos"/>
        </w:rPr>
        <w:t>The dashboard is fully accessible and compliant with WCAG 2.1 AA standards, consistent with the platform-wide accessibility requirement.</w:t>
      </w:r>
    </w:p>
    <w:p w14:paraId="0D599F06" w14:textId="5824431C" w:rsidR="2B2782B7" w:rsidRDefault="2B2782B7" w:rsidP="2B2782B7">
      <w:pPr>
        <w:pStyle w:val="Heading23-List1"/>
        <w:numPr>
          <w:ilvl w:val="0"/>
          <w:numId w:val="0"/>
        </w:numPr>
      </w:pPr>
    </w:p>
    <w:p w14:paraId="05E2FF27" w14:textId="14EBD414" w:rsidR="101BB565" w:rsidRDefault="101BB565">
      <w:pPr>
        <w:pStyle w:val="Heading2"/>
        <w:rPr>
          <w:rFonts w:cs="Arial"/>
        </w:rPr>
        <w:pPrChange w:id="206" w:author="Feargal Phelan" w:date="2026-05-12T10:29:00Z">
          <w:pPr>
            <w:pStyle w:val="Heading2"/>
            <w:ind w:left="578"/>
          </w:pPr>
        </w:pPrChange>
      </w:pPr>
      <w:r>
        <w:rPr>
          <w:rFonts w:cs="Arial"/>
        </w:rPr>
        <w:t xml:space="preserve"> </w:t>
      </w:r>
    </w:p>
    <w:p w14:paraId="312DD163" w14:textId="1E4876A8" w:rsidR="46584FD9" w:rsidRDefault="46584FD9" w:rsidP="0ADE5BA2">
      <w:pPr>
        <w:rPr>
          <w:rFonts w:ascii="Aptos" w:eastAsia="Aptos" w:hAnsi="Aptos"/>
        </w:rPr>
      </w:pPr>
      <w:r>
        <w:rPr>
          <w:rFonts w:ascii="Aptos" w:eastAsia="Aptos" w:hAnsi="Aptos"/>
        </w:rPr>
        <w:t>Available to Church Administrators. And users with dashboard builder user role</w:t>
      </w:r>
    </w:p>
    <w:p w14:paraId="7B227349" w14:textId="179B5FDC" w:rsidR="46584FD9" w:rsidRDefault="46584FD9" w:rsidP="0ADE5BA2">
      <w:pPr>
        <w:rPr>
          <w:rFonts w:ascii="Aptos" w:eastAsia="Aptos" w:hAnsi="Aptos"/>
        </w:rPr>
      </w:pPr>
      <w:r>
        <w:rPr>
          <w:rFonts w:ascii="Aptos" w:eastAsia="Aptos" w:hAnsi="Aptos"/>
          <w:b/>
          <w:bCs/>
        </w:rPr>
        <w:t>I should be able to build a personalised dashboard from a widget library</w:t>
      </w:r>
      <w:r>
        <w:rPr>
          <w:rFonts w:ascii="Aptos" w:eastAsia="Aptos" w:hAnsi="Aptos"/>
        </w:rPr>
        <w:t xml:space="preserve"> </w:t>
      </w:r>
    </w:p>
    <w:p w14:paraId="1C2406C7" w14:textId="7BB08BF0" w:rsidR="46584FD9" w:rsidRDefault="46584FD9" w:rsidP="0ADE5BA2">
      <w:pPr>
        <w:rPr>
          <w:rFonts w:ascii="Aptos" w:eastAsia="Aptos" w:hAnsi="Aptos"/>
        </w:rPr>
      </w:pPr>
      <w:r>
        <w:rPr>
          <w:rFonts w:ascii="Aptos" w:eastAsia="Aptos" w:hAnsi="Aptos"/>
        </w:rPr>
        <w:t>A slide-out panel lists all available widgets by category, each with a thumbnail preview. Widgets are dragged onto a 12-column grid canvas and snapped into position. Widgets can be resized using corner handles, subject to each widget's minimum size.</w:t>
      </w:r>
    </w:p>
    <w:p w14:paraId="54731D8F" w14:textId="3B0F3B76" w:rsidR="46584FD9" w:rsidRDefault="46584FD9" w:rsidP="0ADE5BA2">
      <w:pPr>
        <w:rPr>
          <w:rFonts w:ascii="Aptos" w:eastAsia="Aptos" w:hAnsi="Aptos"/>
        </w:rPr>
      </w:pPr>
      <w:r>
        <w:rPr>
          <w:rFonts w:ascii="Aptos" w:eastAsia="Aptos" w:hAnsi="Aptos"/>
          <w:b/>
          <w:bCs/>
        </w:rPr>
        <w:t>I should be able to configure each widget individually</w:t>
      </w:r>
    </w:p>
    <w:p w14:paraId="6C33AA28" w14:textId="772F3677" w:rsidR="46584FD9" w:rsidRDefault="46584FD9" w:rsidP="0ADE5BA2">
      <w:pPr>
        <w:rPr>
          <w:rFonts w:ascii="Aptos" w:eastAsia="Aptos" w:hAnsi="Aptos"/>
        </w:rPr>
      </w:pPr>
      <w:r>
        <w:rPr>
          <w:rFonts w:ascii="Aptos" w:eastAsia="Aptos" w:hAnsi="Aptos"/>
        </w:rPr>
        <w:t>Each placed widget has a settings icon opening a configuration panel: set default filters, choose a colour scheme, toggle visible columns for tables, and override the refresh cadence. Configuration is saved per widget per dashboard.</w:t>
      </w:r>
    </w:p>
    <w:p w14:paraId="667243C4" w14:textId="1B0C9990" w:rsidR="46584FD9" w:rsidRDefault="46584FD9" w:rsidP="0ADE5BA2">
      <w:pPr>
        <w:rPr>
          <w:rFonts w:ascii="Aptos" w:eastAsia="Aptos" w:hAnsi="Aptos"/>
        </w:rPr>
      </w:pPr>
      <w:r>
        <w:rPr>
          <w:rFonts w:ascii="Aptos" w:eastAsia="Aptos" w:hAnsi="Aptos"/>
          <w:b/>
          <w:bCs/>
        </w:rPr>
        <w:t>I should be able to save, name, and access my dashboards across devices</w:t>
      </w:r>
    </w:p>
    <w:p w14:paraId="6381B1CB" w14:textId="66A6250A" w:rsidR="46584FD9" w:rsidRDefault="46584FD9" w:rsidP="0ADE5BA2">
      <w:pPr>
        <w:rPr>
          <w:rFonts w:ascii="Aptos" w:eastAsia="Aptos" w:hAnsi="Aptos"/>
        </w:rPr>
      </w:pPr>
      <w:r>
        <w:rPr>
          <w:rFonts w:ascii="Aptos" w:eastAsia="Aptos" w:hAnsi="Aptos"/>
        </w:rPr>
        <w:t>Layouts are saved to the user profile in the database — available from any device. Users can name their dashboards and reorder them in the navigation menu. System default dashboards remain available alongside custom ones.</w:t>
      </w:r>
    </w:p>
    <w:p w14:paraId="76F13CD3" w14:textId="0F73CDAC" w:rsidR="46584FD9" w:rsidRDefault="46584FD9" w:rsidP="0ADE5BA2">
      <w:pPr>
        <w:rPr>
          <w:rFonts w:ascii="Aptos" w:eastAsia="Aptos" w:hAnsi="Aptos"/>
        </w:rPr>
      </w:pPr>
      <w:r>
        <w:rPr>
          <w:rFonts w:ascii="Aptos" w:eastAsia="Aptos" w:hAnsi="Aptos"/>
          <w:b/>
          <w:bCs/>
        </w:rPr>
        <w:t>I should be able to share a custom dashboard with a specific role</w:t>
      </w:r>
    </w:p>
    <w:p w14:paraId="64381304" w14:textId="6032CBAB" w:rsidR="46584FD9" w:rsidRDefault="46584FD9" w:rsidP="0ADE5BA2">
      <w:pPr>
        <w:rPr>
          <w:rFonts w:ascii="Aptos" w:eastAsia="Aptos" w:hAnsi="Aptos"/>
        </w:rPr>
      </w:pPr>
      <w:r>
        <w:rPr>
          <w:rFonts w:ascii="Aptos" w:eastAsia="Aptos" w:hAnsi="Aptos"/>
        </w:rPr>
        <w:lastRenderedPageBreak/>
        <w:t>An administrator can publish a custom dashboard to a role (e.g. all Bookkeepers). Recipients see it in their navigation in read-only mode and can apply filters but cannot modify the layout.</w:t>
      </w:r>
    </w:p>
    <w:p w14:paraId="3721AFA3" w14:textId="7958EE27" w:rsidR="003B3697" w:rsidRPr="00A77584" w:rsidRDefault="003B3697" w:rsidP="00A77584">
      <w:pPr>
        <w:pStyle w:val="Heading2"/>
        <w:ind w:left="578"/>
        <w:rPr>
          <w:rFonts w:cs="Arial"/>
          <w:bCs/>
        </w:rPr>
      </w:pPr>
      <w:bookmarkStart w:id="207" w:name="_Toc215609523"/>
      <w:bookmarkStart w:id="208" w:name="_Toc220520695"/>
      <w:bookmarkStart w:id="209" w:name="_Toc220686918"/>
      <w:r>
        <w:rPr>
          <w:rFonts w:cs="Arial"/>
          <w:bCs/>
        </w:rPr>
        <w:t>Technical Requirements &amp; Migration Strategy</w:t>
      </w:r>
      <w:bookmarkStart w:id="210" w:name="_Toc216367481"/>
      <w:bookmarkStart w:id="211" w:name="_Toc216367527"/>
      <w:bookmarkStart w:id="212" w:name="_Toc216395345"/>
      <w:bookmarkStart w:id="213" w:name="_Toc216395570"/>
      <w:bookmarkStart w:id="214" w:name="_Toc216441362"/>
      <w:bookmarkStart w:id="215" w:name="_Toc216445045"/>
      <w:bookmarkStart w:id="216" w:name="_Toc216445088"/>
      <w:bookmarkStart w:id="217" w:name="_Toc216445130"/>
      <w:bookmarkStart w:id="218" w:name="_Toc216445171"/>
      <w:bookmarkStart w:id="219" w:name="_Toc216445213"/>
      <w:bookmarkStart w:id="220" w:name="_Toc216445301"/>
      <w:bookmarkStart w:id="221" w:name="_Toc216445341"/>
      <w:bookmarkStart w:id="222" w:name="_Toc216446412"/>
      <w:bookmarkStart w:id="223" w:name="_Toc216456019"/>
      <w:bookmarkStart w:id="224" w:name="_Toc216456686"/>
      <w:bookmarkStart w:id="225" w:name="_Toc216970441"/>
      <w:bookmarkStart w:id="226" w:name="_Toc216975889"/>
      <w:bookmarkStart w:id="227" w:name="_Toc220509150"/>
      <w:bookmarkStart w:id="228" w:name="_Toc220519324"/>
      <w:bookmarkStart w:id="229" w:name="_Toc220519381"/>
      <w:bookmarkStart w:id="230" w:name="_Toc220520598"/>
      <w:bookmarkStart w:id="231" w:name="_Toc220520696"/>
      <w:bookmarkStart w:id="232" w:name="_Toc220525612"/>
      <w:bookmarkStart w:id="233" w:name="_Toc220525685"/>
      <w:bookmarkStart w:id="234" w:name="_Toc220526211"/>
      <w:bookmarkStart w:id="235" w:name="_Toc220526322"/>
      <w:bookmarkStart w:id="236" w:name="_Toc220526447"/>
      <w:bookmarkStart w:id="237" w:name="_Toc220527259"/>
      <w:bookmarkStart w:id="238" w:name="_Toc220686919"/>
      <w:bookmarkStart w:id="239" w:name="_Toc216367482"/>
      <w:bookmarkStart w:id="240" w:name="_Toc216367528"/>
      <w:bookmarkStart w:id="241" w:name="_Toc216395346"/>
      <w:bookmarkStart w:id="242" w:name="_Toc216395571"/>
      <w:bookmarkStart w:id="243" w:name="_Toc216441363"/>
      <w:bookmarkStart w:id="244" w:name="_Toc216445046"/>
      <w:bookmarkStart w:id="245" w:name="_Toc216445089"/>
      <w:bookmarkStart w:id="246" w:name="_Toc216445131"/>
      <w:bookmarkStart w:id="247" w:name="_Toc216445172"/>
      <w:bookmarkStart w:id="248" w:name="_Toc216445214"/>
      <w:bookmarkStart w:id="249" w:name="_Toc216445302"/>
      <w:bookmarkStart w:id="250" w:name="_Toc216445342"/>
      <w:bookmarkStart w:id="251" w:name="_Toc216446413"/>
      <w:bookmarkStart w:id="252" w:name="_Toc216456020"/>
      <w:bookmarkStart w:id="253" w:name="_Toc216456687"/>
      <w:bookmarkStart w:id="254" w:name="_Toc216970442"/>
      <w:bookmarkStart w:id="255" w:name="_Toc216975890"/>
      <w:bookmarkStart w:id="256" w:name="_Toc220509151"/>
      <w:bookmarkStart w:id="257" w:name="_Toc220519325"/>
      <w:bookmarkStart w:id="258" w:name="_Toc220519382"/>
      <w:bookmarkStart w:id="259" w:name="_Toc220520599"/>
      <w:bookmarkStart w:id="260" w:name="_Toc220520697"/>
      <w:bookmarkStart w:id="261" w:name="_Toc220525613"/>
      <w:bookmarkStart w:id="262" w:name="_Toc220525686"/>
      <w:bookmarkStart w:id="263" w:name="_Toc220526212"/>
      <w:bookmarkStart w:id="264" w:name="_Toc220526323"/>
      <w:bookmarkStart w:id="265" w:name="_Toc220526448"/>
      <w:bookmarkStart w:id="266" w:name="_Toc220527260"/>
      <w:bookmarkStart w:id="267" w:name="_Toc220686920"/>
      <w:bookmarkStart w:id="268" w:name="_Toc216367483"/>
      <w:bookmarkStart w:id="269" w:name="_Toc216367529"/>
      <w:bookmarkStart w:id="270" w:name="_Toc216395347"/>
      <w:bookmarkStart w:id="271" w:name="_Toc216395572"/>
      <w:bookmarkStart w:id="272" w:name="_Toc216441364"/>
      <w:bookmarkStart w:id="273" w:name="_Toc216445047"/>
      <w:bookmarkStart w:id="274" w:name="_Toc216445090"/>
      <w:bookmarkStart w:id="275" w:name="_Toc216445132"/>
      <w:bookmarkStart w:id="276" w:name="_Toc216445173"/>
      <w:bookmarkStart w:id="277" w:name="_Toc216445215"/>
      <w:bookmarkStart w:id="278" w:name="_Toc216445303"/>
      <w:bookmarkStart w:id="279" w:name="_Toc216445343"/>
      <w:bookmarkStart w:id="280" w:name="_Toc216446414"/>
      <w:bookmarkStart w:id="281" w:name="_Toc216456021"/>
      <w:bookmarkStart w:id="282" w:name="_Toc216456688"/>
      <w:bookmarkStart w:id="283" w:name="_Toc216970443"/>
      <w:bookmarkStart w:id="284" w:name="_Toc216975891"/>
      <w:bookmarkStart w:id="285" w:name="_Toc220509152"/>
      <w:bookmarkStart w:id="286" w:name="_Toc220519326"/>
      <w:bookmarkStart w:id="287" w:name="_Toc220519383"/>
      <w:bookmarkStart w:id="288" w:name="_Toc220520600"/>
      <w:bookmarkStart w:id="289" w:name="_Toc220520698"/>
      <w:bookmarkStart w:id="290" w:name="_Toc220525614"/>
      <w:bookmarkStart w:id="291" w:name="_Toc220525687"/>
      <w:bookmarkStart w:id="292" w:name="_Toc220526213"/>
      <w:bookmarkStart w:id="293" w:name="_Toc220526324"/>
      <w:bookmarkStart w:id="294" w:name="_Toc220526449"/>
      <w:bookmarkStart w:id="295" w:name="_Toc220527261"/>
      <w:bookmarkStart w:id="296" w:name="_Toc220686921"/>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p>
    <w:p w14:paraId="225BCED1" w14:textId="4E571F57" w:rsidR="003B3697" w:rsidRPr="00C27956" w:rsidRDefault="003B3697" w:rsidP="005746E3">
      <w:pPr>
        <w:pStyle w:val="Heading3"/>
        <w:numPr>
          <w:ilvl w:val="0"/>
          <w:numId w:val="0"/>
        </w:numPr>
        <w:ind w:left="720" w:hanging="720"/>
        <w:rPr>
          <w:rFonts w:cs="Arial"/>
          <w:bCs/>
        </w:rPr>
      </w:pPr>
      <w:bookmarkStart w:id="297" w:name="_Toc220520699"/>
      <w:bookmarkStart w:id="298" w:name="_Toc220686922"/>
      <w:del w:id="299" w:author="Renee McDonough" w:date="2026-02-11T12:03:00Z">
        <w:r>
          <w:rPr>
            <w:rFonts w:cs="Arial"/>
            <w:bCs/>
          </w:rPr>
          <w:delText xml:space="preserve">Recommended </w:delText>
        </w:r>
      </w:del>
      <w:r>
        <w:rPr>
          <w:rFonts w:cs="Arial"/>
          <w:bCs/>
        </w:rPr>
        <w:t>Technology Stack</w:t>
      </w:r>
      <w:bookmarkEnd w:id="297"/>
      <w:bookmarkEnd w:id="298"/>
    </w:p>
    <w:p w14:paraId="3719F028" w14:textId="77777777" w:rsidR="003B3697" w:rsidRPr="00C27956" w:rsidRDefault="003B3697" w:rsidP="003B3697">
      <w:pPr>
        <w:pStyle w:val="Heading23-List1"/>
      </w:pPr>
      <w:r>
        <w:rPr>
          <w:b/>
          <w:bCs/>
        </w:rPr>
        <w:t xml:space="preserve">Core Framework: </w:t>
      </w:r>
      <w:r>
        <w:t>React Native 0.73+ with TypeScript.</w:t>
      </w:r>
    </w:p>
    <w:p w14:paraId="791F0C43" w14:textId="77777777" w:rsidR="003B3697" w:rsidRPr="00C27956" w:rsidRDefault="003B3697" w:rsidP="003B3697">
      <w:pPr>
        <w:pStyle w:val="Heading23-List1"/>
      </w:pPr>
      <w:r>
        <w:rPr>
          <w:b/>
          <w:bCs/>
        </w:rPr>
        <w:t>Navigation:</w:t>
      </w:r>
      <w:r>
        <w:t xml:space="preserve"> React Navigation v6.</w:t>
      </w:r>
    </w:p>
    <w:p w14:paraId="37266F76" w14:textId="77777777" w:rsidR="003B3697" w:rsidRPr="00C27956" w:rsidRDefault="003B3697" w:rsidP="003B3697">
      <w:pPr>
        <w:pStyle w:val="Heading23-List1"/>
      </w:pPr>
      <w:r>
        <w:rPr>
          <w:b/>
          <w:bCs/>
        </w:rPr>
        <w:t>State Management:</w:t>
      </w:r>
      <w:r>
        <w:t xml:space="preserve"> React Context + Custom Hooks (with the option to migrate to Redux Toolkit if needed).</w:t>
      </w:r>
    </w:p>
    <w:p w14:paraId="588EC4ED" w14:textId="77777777" w:rsidR="003B3697" w:rsidRPr="00C27956" w:rsidRDefault="003B3697" w:rsidP="003B3697">
      <w:pPr>
        <w:pStyle w:val="Heading23-List1"/>
      </w:pPr>
      <w:r>
        <w:rPr>
          <w:b/>
          <w:bCs/>
        </w:rPr>
        <w:t xml:space="preserve">API Client: </w:t>
      </w:r>
      <w:r>
        <w:t>Axios.</w:t>
      </w:r>
    </w:p>
    <w:p w14:paraId="7825A7BD" w14:textId="77777777" w:rsidR="003B3697" w:rsidRPr="00C27956" w:rsidRDefault="003B3697" w:rsidP="003B3697">
      <w:pPr>
        <w:pStyle w:val="Heading23-List1"/>
      </w:pPr>
      <w:r>
        <w:rPr>
          <w:b/>
          <w:bCs/>
        </w:rPr>
        <w:t xml:space="preserve">Hardware: </w:t>
      </w:r>
      <w:r>
        <w:t>Worldpay triPOS.</w:t>
      </w:r>
    </w:p>
    <w:p w14:paraId="57A0F039" w14:textId="77777777" w:rsidR="003B3697" w:rsidRPr="00C27956" w:rsidRDefault="003B3697" w:rsidP="005746E3">
      <w:pPr>
        <w:pStyle w:val="Heading3"/>
        <w:numPr>
          <w:ilvl w:val="0"/>
          <w:numId w:val="0"/>
        </w:numPr>
        <w:ind w:left="720" w:hanging="720"/>
        <w:rPr>
          <w:rFonts w:cs="Arial"/>
          <w:bCs/>
        </w:rPr>
      </w:pPr>
      <w:bookmarkStart w:id="300" w:name="_Toc220520700"/>
      <w:bookmarkStart w:id="301" w:name="_Toc220686923"/>
      <w:r>
        <w:rPr>
          <w:rFonts w:cs="Arial"/>
          <w:bCs/>
        </w:rPr>
        <w:t>Architecture Approach</w:t>
      </w:r>
      <w:bookmarkEnd w:id="300"/>
      <w:bookmarkEnd w:id="301"/>
    </w:p>
    <w:p w14:paraId="542CB091" w14:textId="77777777" w:rsidR="003B3697" w:rsidRPr="00C27956" w:rsidRDefault="003B3697" w:rsidP="003B3697">
      <w:pPr>
        <w:pStyle w:val="Heading23-List1"/>
      </w:pPr>
      <w:r>
        <w:rPr>
          <w:b/>
          <w:bCs/>
        </w:rPr>
        <w:t>Architecture: </w:t>
      </w:r>
      <w:r>
        <w:t>Feature-Sliced Design + React Hooks to replace the complexity of VIPER.</w:t>
      </w:r>
    </w:p>
    <w:p w14:paraId="517EA02A" w14:textId="77777777" w:rsidR="003B3697" w:rsidRPr="00C27956" w:rsidRDefault="003B3697" w:rsidP="003B3697">
      <w:pPr>
        <w:pStyle w:val="Heading23-List1"/>
      </w:pPr>
      <w:r>
        <w:rPr>
          <w:b/>
          <w:bCs/>
        </w:rPr>
        <w:t>State Management: </w:t>
      </w:r>
      <w:r>
        <w:t>Start with React Context and custom hooks, with the option to move to Redux Toolkit if the application's complexity grows.</w:t>
      </w:r>
    </w:p>
    <w:p w14:paraId="01D33DE8" w14:textId="77777777" w:rsidR="003B3697" w:rsidRPr="00C27956" w:rsidRDefault="003B3697" w:rsidP="003B3697">
      <w:pPr>
        <w:pStyle w:val="H1L1B"/>
        <w:numPr>
          <w:ilvl w:val="0"/>
          <w:numId w:val="0"/>
        </w:numPr>
        <w:ind w:left="284" w:hanging="284"/>
      </w:pPr>
    </w:p>
    <w:p w14:paraId="1FFAAE2C" w14:textId="77777777" w:rsidR="003B3697" w:rsidRPr="00C27956" w:rsidRDefault="003B3697" w:rsidP="003B3697">
      <w:pPr>
        <w:pStyle w:val="Heading2"/>
        <w:ind w:left="578"/>
        <w:rPr>
          <w:rFonts w:cs="Arial"/>
          <w:bCs/>
        </w:rPr>
      </w:pPr>
      <w:bookmarkStart w:id="302" w:name="_Toc220520701"/>
      <w:bookmarkStart w:id="303" w:name="_Toc220686924"/>
      <w:r>
        <w:rPr>
          <w:rFonts w:cs="Arial"/>
          <w:bCs/>
        </w:rPr>
        <w:t>Non- Functional Requirements</w:t>
      </w:r>
      <w:bookmarkStart w:id="304" w:name="_Toc216367489"/>
      <w:bookmarkStart w:id="305" w:name="_Toc216367535"/>
      <w:bookmarkStart w:id="306" w:name="_Toc216395353"/>
      <w:bookmarkStart w:id="307" w:name="_Toc216395578"/>
      <w:bookmarkStart w:id="308" w:name="_Toc216367490"/>
      <w:bookmarkStart w:id="309" w:name="_Toc216367536"/>
      <w:bookmarkStart w:id="310" w:name="_Toc216395354"/>
      <w:bookmarkStart w:id="311" w:name="_Toc216395579"/>
      <w:bookmarkEnd w:id="302"/>
      <w:bookmarkEnd w:id="303"/>
      <w:bookmarkEnd w:id="304"/>
      <w:bookmarkEnd w:id="305"/>
      <w:bookmarkEnd w:id="306"/>
      <w:bookmarkEnd w:id="307"/>
      <w:bookmarkEnd w:id="308"/>
      <w:bookmarkEnd w:id="309"/>
      <w:bookmarkEnd w:id="310"/>
      <w:bookmarkEnd w:id="311"/>
    </w:p>
    <w:p w14:paraId="6EF88D00" w14:textId="77777777" w:rsidR="003B3697" w:rsidRPr="00C27956" w:rsidRDefault="003B3697" w:rsidP="005746E3">
      <w:pPr>
        <w:pStyle w:val="Heading3"/>
        <w:numPr>
          <w:ilvl w:val="0"/>
          <w:numId w:val="0"/>
        </w:numPr>
        <w:ind w:left="720" w:hanging="720"/>
        <w:rPr>
          <w:rFonts w:cs="Arial"/>
          <w:bCs/>
        </w:rPr>
      </w:pPr>
      <w:bookmarkStart w:id="312" w:name="_Toc220520702"/>
      <w:bookmarkStart w:id="313" w:name="_Toc220686925"/>
      <w:r>
        <w:rPr>
          <w:rFonts w:cs="Arial"/>
          <w:bCs/>
        </w:rPr>
        <w:t>Performance</w:t>
      </w:r>
      <w:bookmarkEnd w:id="312"/>
      <w:bookmarkEnd w:id="313"/>
    </w:p>
    <w:p w14:paraId="504620A0" w14:textId="77777777" w:rsidR="003B3697" w:rsidRPr="00C27956" w:rsidRDefault="003B3697" w:rsidP="003B3697">
      <w:pPr>
        <w:pStyle w:val="Heading23-List1"/>
      </w:pPr>
      <w:r>
        <w:rPr>
          <w:b/>
          <w:bCs/>
        </w:rPr>
        <w:t>Response Time:</w:t>
      </w:r>
      <w:r>
        <w:t xml:space="preserve"> The application shall have a median response time of less than 2 seconds for all interactive user operations under a load of 500 concurrent users.</w:t>
      </w:r>
    </w:p>
    <w:p w14:paraId="2D5E7C0F" w14:textId="77777777" w:rsidR="003B3697" w:rsidRPr="00C27956" w:rsidRDefault="003B3697" w:rsidP="003B3697">
      <w:pPr>
        <w:pStyle w:val="Heading23-List1"/>
      </w:pPr>
      <w:r>
        <w:rPr>
          <w:b/>
          <w:bCs/>
        </w:rPr>
        <w:t>Report Generation:</w:t>
      </w:r>
      <w:r>
        <w:t xml:space="preserve"> Reports with up to 50,000 records shall be generated within 60 seconds.</w:t>
      </w:r>
    </w:p>
    <w:p w14:paraId="1CCA0E70" w14:textId="77777777" w:rsidR="003B3697" w:rsidRPr="00C27956" w:rsidRDefault="003B3697" w:rsidP="003B3697">
      <w:pPr>
        <w:pStyle w:val="Heading23-List1"/>
        <w:rPr>
          <w:ins w:id="314" w:author="Feargal Phelan" w:date="2026-05-06T08:57:00Z" w16du:dateUtc="2026-05-06T08:57:05Z"/>
        </w:rPr>
      </w:pPr>
      <w:r>
        <w:rPr>
          <w:b/>
          <w:bCs/>
        </w:rPr>
        <w:t>Dashboard Loading:</w:t>
      </w:r>
      <w:r>
        <w:t xml:space="preserve"> The modernized dashboards shall load within 3 seconds, even when aggregating data from multiple services.</w:t>
      </w:r>
    </w:p>
    <w:p w14:paraId="41E4F686" w14:textId="02030A6F" w:rsidR="54EEF065" w:rsidRDefault="54EEF065">
      <w:pPr>
        <w:pStyle w:val="Heading23-List1"/>
        <w:rPr>
          <w:ins w:id="315" w:author="Feargal Phelan" w:date="2026-05-06T08:58:00Z" w16du:dateUtc="2026-05-06T08:58:07Z"/>
          <w:rPrChange w:id="316" w:author="Feargal Phelan" w:date="2026-05-06T08:58:00Z">
            <w:rPr>
              <w:ins w:id="317" w:author="Feargal Phelan" w:date="2026-05-06T08:58:00Z" w16du:dateUtc="2026-05-06T08:58:07Z"/>
              <w:b/>
              <w:bCs/>
            </w:rPr>
          </w:rPrChange>
        </w:rPr>
      </w:pPr>
      <w:ins w:id="318" w:author="Feargal Phelan" w:date="2026-05-06T08:57:00Z">
        <w:r>
          <w:rPr>
            <w:b/>
            <w:bCs/>
            <w:rPrChange w:id="319" w:author="Feargal Phelan" w:date="2026-05-06T08:57:00Z" w16du:dateUtc="2026-05-06T08:57:16Z">
              <w:rPr/>
            </w:rPrChange>
          </w:rPr>
          <w:t>Export</w:t>
        </w:r>
        <w:r>
          <w:rPr>
            <w:b/>
            <w:bCs/>
          </w:rPr>
          <w:t xml:space="preserve"> Functionality:</w:t>
        </w:r>
        <w:r>
          <w:rPr>
            <w:rFonts w:asciiTheme="minorHAnsi" w:eastAsiaTheme="minorEastAsia" w:hAnsiTheme="minorHAnsi" w:cstheme="minorBidi"/>
            <w:rPrChange w:id="320" w:author="Feargal Phelan" w:date="2026-05-06T08:58:00Z" w16du:dateUtc="2026-05-06T08:58:45Z">
              <w:rPr>
                <w:b/>
                <w:bCs/>
              </w:rPr>
            </w:rPrChange>
          </w:rPr>
          <w:t xml:space="preserve"> Chat data to export within 5 seconds even with high volume</w:t>
        </w:r>
      </w:ins>
    </w:p>
    <w:p w14:paraId="657C07BB" w14:textId="34376965" w:rsidR="1361F55D" w:rsidRDefault="1361F55D">
      <w:pPr>
        <w:pStyle w:val="Heading23-List1"/>
        <w:rPr>
          <w:b/>
          <w:bCs/>
        </w:rPr>
        <w:pPrChange w:id="321" w:author="Feargal Phelan" w:date="2026-05-12T10:37:00Z">
          <w:pPr/>
        </w:pPrChange>
      </w:pPr>
      <w:ins w:id="322" w:author="Feargal Phelan" w:date="2026-05-06T08:58:00Z">
        <w:r>
          <w:rPr>
            <w:b/>
            <w:bCs/>
          </w:rPr>
          <w:t xml:space="preserve">Real Time Updates: </w:t>
        </w:r>
        <w:r>
          <w:rPr>
            <w:rFonts w:asciiTheme="minorHAnsi" w:eastAsiaTheme="minorEastAsia" w:hAnsiTheme="minorHAnsi" w:cstheme="minorBidi"/>
            <w:rPrChange w:id="323" w:author="Feargal Phelan" w:date="2026-05-06T08:58:00Z" w16du:dateUtc="2026-05-06T08:58:38Z">
              <w:rPr>
                <w:b/>
                <w:bCs/>
              </w:rPr>
            </w:rPrChange>
          </w:rPr>
          <w:t>≤1 second latency for data changes to reflect in UI</w:t>
        </w:r>
      </w:ins>
    </w:p>
    <w:p w14:paraId="0E98A101" w14:textId="77777777" w:rsidR="003B3697" w:rsidRPr="00C27956" w:rsidRDefault="003B3697" w:rsidP="005746E3">
      <w:pPr>
        <w:pStyle w:val="Heading3"/>
        <w:numPr>
          <w:ilvl w:val="0"/>
          <w:numId w:val="0"/>
        </w:numPr>
        <w:ind w:left="720" w:hanging="720"/>
        <w:rPr>
          <w:rFonts w:cs="Arial"/>
        </w:rPr>
      </w:pPr>
      <w:bookmarkStart w:id="324" w:name="_Toc216105619"/>
      <w:bookmarkStart w:id="325" w:name="_Toc216175181"/>
      <w:bookmarkStart w:id="326" w:name="_Toc216175325"/>
      <w:bookmarkStart w:id="327" w:name="_Toc220520703"/>
      <w:bookmarkStart w:id="328" w:name="_Toc220686926"/>
      <w:r>
        <w:rPr>
          <w:rFonts w:cs="Arial"/>
          <w:bCs/>
        </w:rPr>
        <w:t>Scalability</w:t>
      </w:r>
      <w:bookmarkEnd w:id="324"/>
      <w:bookmarkEnd w:id="325"/>
      <w:bookmarkEnd w:id="326"/>
      <w:bookmarkEnd w:id="327"/>
      <w:bookmarkEnd w:id="328"/>
    </w:p>
    <w:p w14:paraId="10654D54" w14:textId="1991FBA7" w:rsidR="003B3697" w:rsidRPr="00C27956" w:rsidRDefault="003B3697" w:rsidP="003B3697">
      <w:pPr>
        <w:pStyle w:val="Heading23-List1"/>
      </w:pPr>
      <w:r>
        <w:rPr>
          <w:b/>
          <w:bCs/>
        </w:rPr>
        <w:t>User Growth:</w:t>
      </w:r>
      <w:r>
        <w:t xml:space="preserve"> The system shall be able to support a 50% increase </w:t>
      </w:r>
      <w:ins w:id="329" w:author="Renee McDonough" w:date="2026-05-12T11:49:00Z">
        <w:r>
          <w:t xml:space="preserve">(from a baseline of 500) </w:t>
        </w:r>
      </w:ins>
      <w:r>
        <w:t>in the number of concurrent users every year for the next three years without performance degradation.</w:t>
      </w:r>
    </w:p>
    <w:p w14:paraId="19543834" w14:textId="77777777" w:rsidR="003B3697" w:rsidRPr="00C27956" w:rsidRDefault="003B3697" w:rsidP="003B3697">
      <w:pPr>
        <w:pStyle w:val="Heading23-List1"/>
      </w:pPr>
      <w:r>
        <w:rPr>
          <w:b/>
          <w:bCs/>
        </w:rPr>
        <w:lastRenderedPageBreak/>
        <w:t>Horizontal Scaling:</w:t>
      </w:r>
      <w:r>
        <w:t xml:space="preserve"> The microservices shall be designed to scale horizontally and automatically in the cloud environment to handle peak loads.</w:t>
      </w:r>
    </w:p>
    <w:p w14:paraId="4EFCEE91" w14:textId="2378923B" w:rsidR="003B3697" w:rsidRPr="00C27956" w:rsidRDefault="003B3697" w:rsidP="003B3697">
      <w:pPr>
        <w:pStyle w:val="Heading23-List1"/>
      </w:pPr>
      <w:r>
        <w:rPr>
          <w:b/>
          <w:bCs/>
        </w:rPr>
        <w:t>Data Growth:</w:t>
      </w:r>
      <w:r>
        <w:t xml:space="preserve"> The system shall be able to handle a 30% growth in </w:t>
      </w:r>
      <w:del w:id="330" w:author="Renee McDonough" w:date="2026-05-12T11:49:00Z">
        <w:r>
          <w:delText xml:space="preserve">data </w:delText>
        </w:r>
      </w:del>
      <w:ins w:id="331" w:author="Renee McDonough" w:date="2026-05-12T11:49:00Z">
        <w:r>
          <w:t xml:space="preserve">customer </w:t>
        </w:r>
      </w:ins>
      <w:r>
        <w:t>volume per year without impacting performance</w:t>
      </w:r>
      <w:ins w:id="332" w:author="Renee McDonough" w:date="2026-05-12T11:49:00Z">
        <w:r>
          <w:t xml:space="preserve"> based on baseline provided by Ministry Brands</w:t>
        </w:r>
      </w:ins>
      <w:r>
        <w:t>.</w:t>
      </w:r>
    </w:p>
    <w:p w14:paraId="58591C0C" w14:textId="77777777" w:rsidR="003B3697" w:rsidRPr="00C27956" w:rsidRDefault="003B3697" w:rsidP="005746E3">
      <w:pPr>
        <w:pStyle w:val="Heading3"/>
        <w:numPr>
          <w:ilvl w:val="0"/>
          <w:numId w:val="0"/>
        </w:numPr>
        <w:ind w:left="720" w:hanging="720"/>
        <w:rPr>
          <w:rFonts w:cs="Arial"/>
          <w:bCs/>
        </w:rPr>
      </w:pPr>
      <w:bookmarkStart w:id="333" w:name="_Toc216105620"/>
      <w:bookmarkStart w:id="334" w:name="_Toc216175182"/>
      <w:bookmarkStart w:id="335" w:name="_Toc216175326"/>
      <w:bookmarkStart w:id="336" w:name="_Toc220520704"/>
      <w:bookmarkStart w:id="337" w:name="_Toc220686927"/>
      <w:r>
        <w:rPr>
          <w:rFonts w:cs="Arial"/>
          <w:bCs/>
        </w:rPr>
        <w:t>Availability</w:t>
      </w:r>
      <w:bookmarkEnd w:id="333"/>
      <w:bookmarkEnd w:id="334"/>
      <w:bookmarkEnd w:id="335"/>
      <w:bookmarkEnd w:id="336"/>
      <w:bookmarkEnd w:id="337"/>
    </w:p>
    <w:p w14:paraId="6D95DD5C" w14:textId="77777777" w:rsidR="003B3697" w:rsidRPr="00C27956" w:rsidRDefault="003B3697" w:rsidP="003B3697">
      <w:pPr>
        <w:pStyle w:val="Heading23-List1"/>
      </w:pPr>
      <w:r>
        <w:rPr>
          <w:b/>
          <w:bCs/>
        </w:rPr>
        <w:t>Uptime:</w:t>
      </w:r>
      <w:r>
        <w:t xml:space="preserve"> The application shall have an uptime of 99.9%, excluding planned maintenance windows.</w:t>
      </w:r>
    </w:p>
    <w:p w14:paraId="295A0CEE" w14:textId="77777777" w:rsidR="003B3697" w:rsidRPr="00C27956" w:rsidRDefault="003B3697" w:rsidP="003B3697">
      <w:pPr>
        <w:pStyle w:val="Heading23-List1"/>
        <w:rPr>
          <w:del w:id="338" w:author="Feargal Phelan" w:date="2026-05-06T09:05:00Z" w16du:dateUtc="2026-05-06T09:05:58Z"/>
        </w:rPr>
      </w:pPr>
      <w:r>
        <w:rPr>
          <w:b/>
          <w:bCs/>
        </w:rPr>
        <w:t>Disaster Recovery:</w:t>
      </w:r>
      <w:r>
        <w:t xml:space="preserve"> The system shall have a disaster recovery plan in place to ensure a recovery time objective (RTO) of 4 hours and a recovery point objective (RPO) of 1 hour.</w:t>
      </w:r>
    </w:p>
    <w:p w14:paraId="15C8BCAF" w14:textId="6E933420" w:rsidR="003B3697" w:rsidRPr="00C27956" w:rsidRDefault="003B3697" w:rsidP="2B2782B7">
      <w:pPr>
        <w:pStyle w:val="Heading3"/>
        <w:numPr>
          <w:ilvl w:val="0"/>
          <w:numId w:val="0"/>
        </w:numPr>
        <w:rPr>
          <w:rFonts w:cs="Arial"/>
        </w:rPr>
      </w:pPr>
      <w:bookmarkStart w:id="339" w:name="_Toc216105621"/>
      <w:bookmarkStart w:id="340" w:name="_Toc216175183"/>
      <w:bookmarkStart w:id="341" w:name="_Toc216175327"/>
      <w:bookmarkStart w:id="342" w:name="_Toc220520705"/>
      <w:bookmarkStart w:id="343" w:name="_Toc220686928"/>
      <w:r>
        <w:rPr>
          <w:rFonts w:cs="Arial"/>
        </w:rPr>
        <w:t>Security</w:t>
      </w:r>
      <w:bookmarkEnd w:id="339"/>
      <w:bookmarkEnd w:id="340"/>
      <w:bookmarkEnd w:id="341"/>
      <w:bookmarkEnd w:id="342"/>
      <w:bookmarkEnd w:id="343"/>
    </w:p>
    <w:p w14:paraId="50FB335B" w14:textId="77777777" w:rsidR="003B3697" w:rsidRPr="00C27956" w:rsidRDefault="003B3697" w:rsidP="003B3697">
      <w:pPr>
        <w:pStyle w:val="Heading23-List1"/>
      </w:pPr>
      <w:r>
        <w:rPr>
          <w:b/>
          <w:bCs/>
        </w:rPr>
        <w:t>Authentication:</w:t>
      </w:r>
      <w:r>
        <w:t xml:space="preserve"> All user access shall be authenticated through the centralized Identity Service.</w:t>
      </w:r>
    </w:p>
    <w:p w14:paraId="4FEE0339" w14:textId="77777777" w:rsidR="003B3697" w:rsidRPr="00C27956" w:rsidRDefault="003B3697" w:rsidP="003B3697">
      <w:pPr>
        <w:pStyle w:val="Heading23-List1"/>
      </w:pPr>
      <w:r>
        <w:rPr>
          <w:b/>
          <w:bCs/>
        </w:rPr>
        <w:t>Authorization:</w:t>
      </w:r>
      <w:r>
        <w:t xml:space="preserve"> The system shall enforce role-based access control (RBAC) to restrict user access to authorized data and functionality.</w:t>
      </w:r>
    </w:p>
    <w:p w14:paraId="78FE8163" w14:textId="77777777" w:rsidR="003B3697" w:rsidRPr="00C27956" w:rsidRDefault="003B3697" w:rsidP="003B3697">
      <w:pPr>
        <w:pStyle w:val="Heading23-List1"/>
      </w:pPr>
      <w:r>
        <w:rPr>
          <w:b/>
          <w:bCs/>
        </w:rPr>
        <w:t>Data Encryption:</w:t>
      </w:r>
      <w:r>
        <w:t xml:space="preserve"> All data shall be encrypted in transit using TLS 1.2 or higher and at rest using AES-256 encryption.</w:t>
      </w:r>
    </w:p>
    <w:p w14:paraId="56B6B171" w14:textId="77777777" w:rsidR="003B3697" w:rsidRPr="00C27956" w:rsidRDefault="003B3697" w:rsidP="003B3697">
      <w:pPr>
        <w:pStyle w:val="Heading23-List1"/>
      </w:pPr>
      <w:r>
        <w:rPr>
          <w:b/>
          <w:bCs/>
        </w:rPr>
        <w:t>Audit Trails:</w:t>
      </w:r>
      <w:r>
        <w:t xml:space="preserve"> The system shall maintain a detailed audit trail of all financial transactions and</w:t>
      </w:r>
      <w:del w:id="344" w:author="Feargal Phelan" w:date="2026-05-06T09:06:00Z">
        <w:r>
          <w:delText xml:space="preserve"> sensitive</w:delText>
        </w:r>
      </w:del>
      <w:r>
        <w:t xml:space="preserve"> data access.</w:t>
      </w:r>
    </w:p>
    <w:p w14:paraId="39C22D45" w14:textId="77777777" w:rsidR="003B3697" w:rsidRPr="00C27956" w:rsidRDefault="003B3697" w:rsidP="005746E3">
      <w:pPr>
        <w:pStyle w:val="Heading3"/>
        <w:numPr>
          <w:ilvl w:val="0"/>
          <w:numId w:val="0"/>
        </w:numPr>
        <w:ind w:left="720" w:hanging="720"/>
        <w:rPr>
          <w:rFonts w:cs="Arial"/>
          <w:bCs/>
        </w:rPr>
      </w:pPr>
      <w:bookmarkStart w:id="345" w:name="_Toc216105622"/>
      <w:bookmarkStart w:id="346" w:name="_Toc216175184"/>
      <w:bookmarkStart w:id="347" w:name="_Toc216175328"/>
      <w:bookmarkStart w:id="348" w:name="_Toc220520706"/>
      <w:bookmarkStart w:id="349" w:name="_Toc220686929"/>
      <w:r>
        <w:rPr>
          <w:rFonts w:cs="Arial"/>
          <w:bCs/>
        </w:rPr>
        <w:t>Maintainability</w:t>
      </w:r>
      <w:bookmarkEnd w:id="345"/>
      <w:bookmarkEnd w:id="346"/>
      <w:bookmarkEnd w:id="347"/>
      <w:bookmarkEnd w:id="348"/>
      <w:bookmarkEnd w:id="349"/>
    </w:p>
    <w:p w14:paraId="694F7526" w14:textId="77777777" w:rsidR="003B3697" w:rsidRPr="00C27956" w:rsidRDefault="003B3697" w:rsidP="0043688E">
      <w:pPr>
        <w:pStyle w:val="Heading23-List1"/>
      </w:pPr>
      <w:r>
        <w:rPr>
          <w:b/>
          <w:bCs/>
        </w:rPr>
        <w:t>Modularity:</w:t>
      </w:r>
      <w:r>
        <w:t xml:space="preserve"> The microservices shall be independently deployable and maintainable.</w:t>
      </w:r>
    </w:p>
    <w:p w14:paraId="284E1EC7" w14:textId="77777777" w:rsidR="003B3697" w:rsidRPr="00C27956" w:rsidRDefault="003B3697" w:rsidP="0043688E">
      <w:pPr>
        <w:pStyle w:val="Heading23-List1"/>
      </w:pPr>
      <w:r>
        <w:rPr>
          <w:b/>
          <w:bCs/>
        </w:rPr>
        <w:t>Code Quality:</w:t>
      </w:r>
      <w:r>
        <w:t xml:space="preserve"> All code shall adhere to a defined set of coding standards and be reviewed through a formal code review process.</w:t>
      </w:r>
    </w:p>
    <w:p w14:paraId="57FF8851" w14:textId="77777777" w:rsidR="003B3697" w:rsidRPr="00C27956" w:rsidRDefault="003B3697" w:rsidP="0043688E">
      <w:pPr>
        <w:pStyle w:val="Heading23-List1"/>
      </w:pPr>
      <w:r>
        <w:rPr>
          <w:b/>
          <w:bCs/>
        </w:rPr>
        <w:t>CI/CD:</w:t>
      </w:r>
      <w:r>
        <w:t xml:space="preserve"> The CI/CD pipeline shall automate the build, testing, and deployment of all microservices and the React SPA.</w:t>
      </w:r>
    </w:p>
    <w:p w14:paraId="011D64F8" w14:textId="77777777" w:rsidR="003B3697" w:rsidRPr="00C27956" w:rsidRDefault="003B3697" w:rsidP="005746E3">
      <w:pPr>
        <w:pStyle w:val="Heading3"/>
        <w:numPr>
          <w:ilvl w:val="0"/>
          <w:numId w:val="0"/>
        </w:numPr>
        <w:ind w:left="720" w:hanging="720"/>
        <w:rPr>
          <w:rFonts w:cs="Arial"/>
          <w:bCs/>
        </w:rPr>
      </w:pPr>
      <w:bookmarkStart w:id="350" w:name="_Toc216105623"/>
      <w:bookmarkStart w:id="351" w:name="_Toc216175185"/>
      <w:bookmarkStart w:id="352" w:name="_Toc216175329"/>
      <w:bookmarkStart w:id="353" w:name="_Toc220520707"/>
      <w:bookmarkStart w:id="354" w:name="_Toc220686930"/>
      <w:r>
        <w:rPr>
          <w:rFonts w:cs="Arial"/>
          <w:bCs/>
        </w:rPr>
        <w:t>Usability</w:t>
      </w:r>
      <w:bookmarkEnd w:id="350"/>
      <w:bookmarkEnd w:id="351"/>
      <w:bookmarkEnd w:id="352"/>
      <w:bookmarkEnd w:id="353"/>
      <w:bookmarkEnd w:id="354"/>
    </w:p>
    <w:p w14:paraId="5FB733E4" w14:textId="77777777" w:rsidR="003B3697" w:rsidRPr="00C27956" w:rsidRDefault="003B3697" w:rsidP="0043688E">
      <w:pPr>
        <w:pStyle w:val="Heading23-List1"/>
      </w:pPr>
      <w:r>
        <w:rPr>
          <w:b/>
          <w:bCs/>
        </w:rPr>
        <w:t>Intuitive Design:</w:t>
      </w:r>
      <w:r>
        <w:t xml:space="preserve"> The user interface shall be intuitive and require minimal training for new users</w:t>
      </w:r>
      <w:del w:id="355" w:author="Feargal Phelan" w:date="2026-05-06T09:07:00Z">
        <w:r>
          <w:delText>, as measured by a 20% reduction in support tickets related to user interface confusion.</w:delText>
        </w:r>
      </w:del>
    </w:p>
    <w:p w14:paraId="124E9BB5" w14:textId="77777777" w:rsidR="003B3697" w:rsidRPr="00C27956" w:rsidRDefault="003B3697" w:rsidP="0043688E">
      <w:pPr>
        <w:pStyle w:val="Heading23-List1"/>
      </w:pPr>
      <w:r>
        <w:rPr>
          <w:b/>
          <w:bCs/>
        </w:rPr>
        <w:lastRenderedPageBreak/>
        <w:t>Accessibility:</w:t>
      </w:r>
      <w:r>
        <w:t xml:space="preserve"> The application shall be compliant with WCAG 2.1 AA accessibility standards.</w:t>
      </w:r>
    </w:p>
    <w:p w14:paraId="6CB82094" w14:textId="77777777" w:rsidR="003B3697" w:rsidRPr="00C27956" w:rsidRDefault="003B3697" w:rsidP="005746E3">
      <w:pPr>
        <w:pStyle w:val="Heading3"/>
        <w:numPr>
          <w:ilvl w:val="0"/>
          <w:numId w:val="0"/>
        </w:numPr>
        <w:ind w:left="720" w:hanging="720"/>
        <w:rPr>
          <w:rFonts w:cs="Arial"/>
          <w:bCs/>
        </w:rPr>
      </w:pPr>
      <w:bookmarkStart w:id="356" w:name="_Toc216105624"/>
      <w:bookmarkStart w:id="357" w:name="_Toc216175186"/>
      <w:bookmarkStart w:id="358" w:name="_Toc216175330"/>
      <w:bookmarkStart w:id="359" w:name="_Toc220520708"/>
      <w:bookmarkStart w:id="360" w:name="_Toc220686931"/>
      <w:r>
        <w:rPr>
          <w:rFonts w:cs="Arial"/>
          <w:bCs/>
        </w:rPr>
        <w:t>Reliability</w:t>
      </w:r>
      <w:bookmarkEnd w:id="356"/>
      <w:bookmarkEnd w:id="357"/>
      <w:bookmarkEnd w:id="358"/>
      <w:bookmarkEnd w:id="359"/>
      <w:bookmarkEnd w:id="360"/>
    </w:p>
    <w:p w14:paraId="6EC6C5F3" w14:textId="77777777" w:rsidR="003B3697" w:rsidRPr="00C27956" w:rsidRDefault="003B3697" w:rsidP="0043688E">
      <w:pPr>
        <w:pStyle w:val="Heading23-List1"/>
      </w:pPr>
      <w:r>
        <w:rPr>
          <w:b/>
          <w:bCs/>
        </w:rPr>
        <w:t>Error Rate:</w:t>
      </w:r>
      <w:r>
        <w:t xml:space="preserve"> The application shall have a production error rate of less than 0.1% for all transactions.</w:t>
      </w:r>
    </w:p>
    <w:p w14:paraId="5AA4E29A" w14:textId="77777777" w:rsidR="003B3697" w:rsidRPr="00C27956" w:rsidRDefault="003B3697" w:rsidP="0043688E">
      <w:pPr>
        <w:pStyle w:val="Heading23-List1"/>
      </w:pPr>
      <w:r>
        <w:rPr>
          <w:b/>
          <w:bCs/>
        </w:rPr>
        <w:t>Data Integrity:</w:t>
      </w:r>
      <w:r>
        <w:t xml:space="preserve"> The system shall ensure data integrity across all microservices and databases through the use of transactions and data validation.</w:t>
      </w:r>
    </w:p>
    <w:p w14:paraId="02961A5F" w14:textId="77777777" w:rsidR="003B3697" w:rsidRPr="00C27956" w:rsidRDefault="003B3697" w:rsidP="005746E3">
      <w:pPr>
        <w:pStyle w:val="Heading3"/>
        <w:numPr>
          <w:ilvl w:val="0"/>
          <w:numId w:val="0"/>
        </w:numPr>
        <w:ind w:left="720" w:hanging="720"/>
        <w:rPr>
          <w:rFonts w:cs="Arial"/>
          <w:bCs/>
        </w:rPr>
      </w:pPr>
      <w:bookmarkStart w:id="361" w:name="_Toc216105625"/>
      <w:bookmarkStart w:id="362" w:name="_Toc216175187"/>
      <w:bookmarkStart w:id="363" w:name="_Toc216175331"/>
      <w:bookmarkStart w:id="364" w:name="_Toc220520709"/>
      <w:bookmarkStart w:id="365" w:name="_Toc220686932"/>
      <w:r>
        <w:rPr>
          <w:rFonts w:cs="Arial"/>
          <w:bCs/>
        </w:rPr>
        <w:t>Interoperability</w:t>
      </w:r>
      <w:bookmarkEnd w:id="361"/>
      <w:bookmarkEnd w:id="362"/>
      <w:bookmarkEnd w:id="363"/>
      <w:bookmarkEnd w:id="364"/>
      <w:bookmarkEnd w:id="365"/>
    </w:p>
    <w:p w14:paraId="537E5B9E" w14:textId="77777777" w:rsidR="003B3697" w:rsidRPr="00C27956" w:rsidRDefault="003B3697" w:rsidP="0043688E">
      <w:pPr>
        <w:pStyle w:val="Heading23-List1"/>
      </w:pPr>
      <w:r>
        <w:rPr>
          <w:b/>
          <w:bCs/>
        </w:rPr>
        <w:t>API-First:</w:t>
      </w:r>
      <w:r>
        <w:t xml:space="preserve"> All microservices shall expose their functionality through well-documented RESTful APIs.</w:t>
      </w:r>
    </w:p>
    <w:p w14:paraId="2EC96395" w14:textId="51D37DB3" w:rsidR="003B3697" w:rsidRPr="00C27956" w:rsidRDefault="003B3697" w:rsidP="0043688E">
      <w:pPr>
        <w:pStyle w:val="Heading23-List1"/>
        <w:rPr>
          <w:ins w:id="366" w:author="Feargal Phelan" w:date="2026-05-06T09:09:00Z" w16du:dateUtc="2026-05-06T09:09:41Z"/>
        </w:rPr>
      </w:pPr>
      <w:r>
        <w:rPr>
          <w:b/>
          <w:bCs/>
        </w:rPr>
        <w:t>Third-Party Integrations:</w:t>
      </w:r>
      <w:r>
        <w:t xml:space="preserve"> The system shall support integration with third-party services</w:t>
      </w:r>
      <w:ins w:id="367" w:author="Renee McDonough" w:date="2026-05-12T11:50:00Z">
        <w:r>
          <w:t xml:space="preserve"> including but not limited to AvidXchange and Nelco Services</w:t>
        </w:r>
      </w:ins>
      <w:ins w:id="368" w:author="Feargal Phelan" w:date="2026-05-06T09:09:00Z">
        <w:r>
          <w:t>:</w:t>
        </w:r>
      </w:ins>
    </w:p>
    <w:p w14:paraId="318DA394" w14:textId="0AFB91D4" w:rsidR="003B3697" w:rsidRPr="00C27956" w:rsidRDefault="003B3697" w:rsidP="00D8701E">
      <w:pPr>
        <w:rPr>
          <w:del w:id="369" w:author="Feargal Phelan" w:date="2026-05-06T09:10:00Z" w16du:dateUtc="2026-05-06T09:10:05Z"/>
        </w:rPr>
      </w:pPr>
      <w:r>
        <w:t>,</w:t>
      </w:r>
      <w:del w:id="370" w:author="Feargal Phelan" w:date="2026-05-06T09:10:00Z">
        <w:r>
          <w:delText xml:space="preserve"> such as AvidXChange and future managed service providers.</w:delText>
        </w:r>
      </w:del>
    </w:p>
    <w:p w14:paraId="21C933D1" w14:textId="77777777" w:rsidR="003B3697" w:rsidRPr="00C27956" w:rsidRDefault="003B3697" w:rsidP="2B2782B7">
      <w:pPr>
        <w:pStyle w:val="Heading3"/>
        <w:numPr>
          <w:ilvl w:val="0"/>
          <w:numId w:val="0"/>
        </w:numPr>
        <w:ind w:left="720" w:hanging="720"/>
        <w:rPr>
          <w:rFonts w:cs="Arial"/>
        </w:rPr>
      </w:pPr>
      <w:bookmarkStart w:id="371" w:name="_Toc216105626"/>
      <w:bookmarkStart w:id="372" w:name="_Toc216175188"/>
      <w:bookmarkStart w:id="373" w:name="_Toc216175332"/>
      <w:bookmarkStart w:id="374" w:name="_Toc220520710"/>
      <w:bookmarkStart w:id="375" w:name="_Toc220686933"/>
      <w:r>
        <w:rPr>
          <w:rFonts w:cs="Arial"/>
        </w:rPr>
        <w:t>Data Migration</w:t>
      </w:r>
      <w:bookmarkEnd w:id="371"/>
      <w:bookmarkEnd w:id="372"/>
      <w:bookmarkEnd w:id="373"/>
      <w:bookmarkEnd w:id="374"/>
      <w:bookmarkEnd w:id="375"/>
    </w:p>
    <w:p w14:paraId="3ED5A49B" w14:textId="77777777" w:rsidR="003B3697" w:rsidRPr="00C27956" w:rsidRDefault="003B3697" w:rsidP="0043688E">
      <w:pPr>
        <w:pStyle w:val="Heading23-List1"/>
      </w:pPr>
      <w:r>
        <w:rPr>
          <w:b/>
          <w:bCs/>
        </w:rPr>
        <w:t>Data Accuracy:</w:t>
      </w:r>
      <w:r>
        <w:t xml:space="preserve"> The data migration process shall ensure 100% data accuracy between the legacy system and the new application.</w:t>
      </w:r>
    </w:p>
    <w:p w14:paraId="25189352" w14:textId="1E7DB5AC" w:rsidR="003B3697" w:rsidRPr="00C27956" w:rsidRDefault="003B3697" w:rsidP="0043688E">
      <w:pPr>
        <w:pStyle w:val="Heading23-List1"/>
      </w:pPr>
      <w:r>
        <w:rPr>
          <w:b/>
          <w:bCs/>
        </w:rPr>
        <w:t>Minimal Downtime:</w:t>
      </w:r>
      <w:r>
        <w:t xml:space="preserve"> The data migration shall be performed with minimal downtime, not exceeding a 4-hour window</w:t>
      </w:r>
      <w:ins w:id="376" w:author="Renee McDonough" w:date="2026-02-11T12:08:00Z">
        <w:r>
          <w:t xml:space="preserve"> (which will be determined by Company)</w:t>
        </w:r>
      </w:ins>
      <w:r>
        <w:t>.</w:t>
      </w:r>
    </w:p>
    <w:p w14:paraId="3AD86F6E" w14:textId="77777777" w:rsidR="003B3697" w:rsidRPr="00C27956" w:rsidRDefault="003B3697" w:rsidP="0043688E">
      <w:pPr>
        <w:pStyle w:val="Heading23-List1"/>
      </w:pPr>
      <w:r>
        <w:rPr>
          <w:b/>
          <w:bCs/>
        </w:rPr>
        <w:t>Validation:</w:t>
      </w:r>
      <w:r>
        <w:t xml:space="preserve"> A comprehensive data validation process shall be in place to verify the accuracy and completeness of the migrated data.</w:t>
      </w:r>
    </w:p>
    <w:p w14:paraId="1C37A31C" w14:textId="4DD09B98" w:rsidR="007F67EF" w:rsidRPr="00C27956" w:rsidRDefault="00E128E2" w:rsidP="2B2782B7">
      <w:pPr>
        <w:pStyle w:val="Heading2"/>
        <w:ind w:left="578"/>
        <w:rPr>
          <w:rFonts w:cs="Arial"/>
        </w:rPr>
      </w:pPr>
      <w:bookmarkStart w:id="377" w:name="_Toc220686934"/>
      <w:ins w:id="378" w:author="Renee McDonough" w:date="2026-05-12T11:51:00Z">
        <w:r>
          <w:rPr>
            <w:rFonts w:cs="Arial"/>
          </w:rPr>
          <w:t>Intentionally Omitted</w:t>
        </w:r>
      </w:ins>
      <w:del w:id="379" w:author="Renee McDonough" w:date="2026-05-12T11:51:00Z">
        <w:r>
          <w:rPr>
            <w:rFonts w:cs="Arial"/>
          </w:rPr>
          <w:delText>Risk Assesment</w:delText>
        </w:r>
      </w:del>
      <w:ins w:id="380" w:author="Feargal Phelan" w:date="2026-05-06T09:21:00Z">
        <w:del w:id="381" w:author="Renee McDonough" w:date="2026-05-12T11:51:00Z">
          <w:r>
            <w:rPr>
              <w:rFonts w:cs="Arial"/>
            </w:rPr>
            <w:delText>Assessment</w:delText>
          </w:r>
        </w:del>
      </w:ins>
      <w:bookmarkEnd w:id="377"/>
    </w:p>
    <w:tbl>
      <w:tblPr>
        <w:tblW w:w="9540"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80"/>
        <w:gridCol w:w="1620"/>
        <w:gridCol w:w="1440"/>
        <w:gridCol w:w="4500"/>
      </w:tblGrid>
      <w:tr w:rsidR="0043688E" w:rsidRPr="00C27956" w:rsidDel="00E128E2" w14:paraId="26D3E9E7" w14:textId="507D2AA0" w:rsidTr="0043688E">
        <w:trPr>
          <w:tblHeader/>
          <w:del w:id="382" w:author="Renee McDonough" w:date="2026-05-12T11:51:00Z"/>
        </w:trPr>
        <w:tc>
          <w:tcPr>
            <w:tcW w:w="1980" w:type="dxa"/>
            <w:shd w:val="clear" w:color="auto" w:fill="2F5496"/>
            <w:tcMar>
              <w:top w:w="180" w:type="dxa"/>
              <w:left w:w="180" w:type="dxa"/>
              <w:bottom w:w="180" w:type="dxa"/>
              <w:right w:w="180" w:type="dxa"/>
            </w:tcMar>
            <w:vAlign w:val="center"/>
            <w:hideMark/>
          </w:tcPr>
          <w:p w14:paraId="1D791BFA" w14:textId="2AA22698" w:rsidR="0043688E" w:rsidRPr="00C27956" w:rsidDel="00E128E2" w:rsidRDefault="0043688E" w:rsidP="00E114DC">
            <w:pPr>
              <w:spacing w:after="0"/>
              <w:rPr>
                <w:del w:id="383" w:author="Renee McDonough" w:date="2026-05-12T11:51:00Z" w16du:dateUtc="2026-05-12T15:51:00Z"/>
                <w:rFonts w:ascii="Arial" w:eastAsia="Times New Roman" w:hAnsi="Arial" w:cs="Arial"/>
                <w:b/>
                <w:bCs/>
                <w:color w:val="FFFFFF"/>
                <w:lang w:val="en-US"/>
              </w:rPr>
            </w:pPr>
            <w:del w:id="384" w:author="Renee McDonough" w:date="2026-05-12T11:51:00Z">
              <w:r>
                <w:rPr>
                  <w:rFonts w:ascii="Arial" w:eastAsia="Times New Roman" w:hAnsi="Arial" w:cs="Arial"/>
                  <w:b/>
                  <w:bCs/>
                  <w:color w:val="FFFFFF"/>
                  <w:lang w:val="en-US"/>
                </w:rPr>
                <w:delText>Risk</w:delText>
              </w:r>
            </w:del>
          </w:p>
        </w:tc>
        <w:tc>
          <w:tcPr>
            <w:tcW w:w="1620" w:type="dxa"/>
            <w:shd w:val="clear" w:color="auto" w:fill="2F5496"/>
            <w:tcMar>
              <w:top w:w="180" w:type="dxa"/>
              <w:left w:w="180" w:type="dxa"/>
              <w:bottom w:w="180" w:type="dxa"/>
              <w:right w:w="180" w:type="dxa"/>
            </w:tcMar>
            <w:vAlign w:val="center"/>
            <w:hideMark/>
          </w:tcPr>
          <w:p w14:paraId="4A32FF24" w14:textId="495E6E78" w:rsidR="0043688E" w:rsidRPr="00C27956" w:rsidDel="00E128E2" w:rsidRDefault="0043688E" w:rsidP="00E114DC">
            <w:pPr>
              <w:spacing w:after="0"/>
              <w:rPr>
                <w:del w:id="385" w:author="Renee McDonough" w:date="2026-05-12T11:51:00Z" w16du:dateUtc="2026-05-12T15:51:00Z"/>
                <w:rFonts w:ascii="Arial" w:eastAsia="Times New Roman" w:hAnsi="Arial" w:cs="Arial"/>
                <w:b/>
                <w:bCs/>
                <w:color w:val="FFFFFF"/>
                <w:lang w:val="en-US"/>
              </w:rPr>
            </w:pPr>
            <w:del w:id="386" w:author="Renee McDonough" w:date="2026-05-12T11:51:00Z">
              <w:r>
                <w:rPr>
                  <w:rFonts w:ascii="Arial" w:eastAsia="Times New Roman" w:hAnsi="Arial" w:cs="Arial"/>
                  <w:b/>
                  <w:bCs/>
                  <w:color w:val="FFFFFF"/>
                  <w:lang w:val="en-US"/>
                </w:rPr>
                <w:delText>Probability</w:delText>
              </w:r>
            </w:del>
          </w:p>
        </w:tc>
        <w:tc>
          <w:tcPr>
            <w:tcW w:w="1440" w:type="dxa"/>
            <w:shd w:val="clear" w:color="auto" w:fill="2F5496"/>
            <w:tcMar>
              <w:top w:w="180" w:type="dxa"/>
              <w:left w:w="180" w:type="dxa"/>
              <w:bottom w:w="180" w:type="dxa"/>
              <w:right w:w="180" w:type="dxa"/>
            </w:tcMar>
            <w:vAlign w:val="center"/>
            <w:hideMark/>
          </w:tcPr>
          <w:p w14:paraId="2172E032" w14:textId="6AE20EAB" w:rsidR="0043688E" w:rsidRPr="00C27956" w:rsidDel="00E128E2" w:rsidRDefault="0043688E" w:rsidP="00E114DC">
            <w:pPr>
              <w:spacing w:after="0"/>
              <w:rPr>
                <w:del w:id="387" w:author="Renee McDonough" w:date="2026-05-12T11:51:00Z" w16du:dateUtc="2026-05-12T15:51:00Z"/>
                <w:rFonts w:ascii="Arial" w:eastAsia="Times New Roman" w:hAnsi="Arial" w:cs="Arial"/>
                <w:b/>
                <w:bCs/>
                <w:color w:val="FFFFFF"/>
                <w:lang w:val="en-US"/>
              </w:rPr>
            </w:pPr>
            <w:del w:id="388" w:author="Renee McDonough" w:date="2026-05-12T11:51:00Z">
              <w:r>
                <w:rPr>
                  <w:rFonts w:ascii="Arial" w:eastAsia="Times New Roman" w:hAnsi="Arial" w:cs="Arial"/>
                  <w:b/>
                  <w:bCs/>
                  <w:color w:val="FFFFFF"/>
                  <w:lang w:val="en-US"/>
                </w:rPr>
                <w:delText>Impact</w:delText>
              </w:r>
            </w:del>
          </w:p>
        </w:tc>
        <w:tc>
          <w:tcPr>
            <w:tcW w:w="4500" w:type="dxa"/>
            <w:shd w:val="clear" w:color="auto" w:fill="2F5496"/>
            <w:tcMar>
              <w:top w:w="180" w:type="dxa"/>
              <w:left w:w="180" w:type="dxa"/>
              <w:bottom w:w="180" w:type="dxa"/>
              <w:right w:w="180" w:type="dxa"/>
            </w:tcMar>
            <w:vAlign w:val="center"/>
            <w:hideMark/>
          </w:tcPr>
          <w:p w14:paraId="4F0FA904" w14:textId="7882E44C" w:rsidR="0043688E" w:rsidRPr="00C27956" w:rsidDel="00E128E2" w:rsidRDefault="0043688E" w:rsidP="00E114DC">
            <w:pPr>
              <w:spacing w:after="0"/>
              <w:rPr>
                <w:del w:id="389" w:author="Renee McDonough" w:date="2026-05-12T11:51:00Z" w16du:dateUtc="2026-05-12T15:51:00Z"/>
                <w:rFonts w:ascii="Arial" w:eastAsia="Times New Roman" w:hAnsi="Arial" w:cs="Arial"/>
                <w:b/>
                <w:bCs/>
                <w:color w:val="FFFFFF"/>
                <w:lang w:val="en-US"/>
              </w:rPr>
            </w:pPr>
            <w:del w:id="390" w:author="Renee McDonough" w:date="2026-05-12T11:51:00Z">
              <w:r>
                <w:rPr>
                  <w:rFonts w:ascii="Arial" w:eastAsia="Times New Roman" w:hAnsi="Arial" w:cs="Arial"/>
                  <w:b/>
                  <w:bCs/>
                  <w:color w:val="FFFFFF"/>
                  <w:lang w:val="en-US"/>
                </w:rPr>
                <w:delText xml:space="preserve">Mitigation </w:delText>
              </w:r>
              <w:r>
                <w:rPr>
                  <w:rFonts w:ascii="Arial" w:eastAsia="Times New Roman" w:hAnsi="Arial" w:cs="Arial"/>
                  <w:b/>
                  <w:bCs/>
                  <w:color w:val="FFFFFF"/>
                </w:rPr>
                <w:delText>Strategy</w:delText>
              </w:r>
            </w:del>
          </w:p>
        </w:tc>
      </w:tr>
      <w:tr w:rsidR="0043688E" w:rsidRPr="00C27956" w:rsidDel="00E128E2" w14:paraId="662BB173" w14:textId="4DBFE7AC" w:rsidTr="0043688E">
        <w:trPr>
          <w:del w:id="391" w:author="Renee McDonough" w:date="2026-05-12T11:51:00Z"/>
        </w:trPr>
        <w:tc>
          <w:tcPr>
            <w:tcW w:w="1980" w:type="dxa"/>
            <w:tcMar>
              <w:top w:w="180" w:type="dxa"/>
              <w:left w:w="180" w:type="dxa"/>
              <w:bottom w:w="180" w:type="dxa"/>
              <w:right w:w="180" w:type="dxa"/>
            </w:tcMar>
            <w:vAlign w:val="center"/>
            <w:hideMark/>
          </w:tcPr>
          <w:p w14:paraId="2AC10887" w14:textId="5E24024C" w:rsidR="0043688E" w:rsidRPr="00C27956" w:rsidDel="00E128E2" w:rsidRDefault="0043688E" w:rsidP="00E114DC">
            <w:pPr>
              <w:spacing w:after="0"/>
              <w:rPr>
                <w:del w:id="392" w:author="Renee McDonough" w:date="2026-05-12T11:51:00Z" w16du:dateUtc="2026-05-12T15:51:00Z"/>
                <w:rFonts w:ascii="Arial" w:eastAsia="Times New Roman" w:hAnsi="Arial" w:cs="Arial"/>
                <w:color w:val="333333"/>
                <w:sz w:val="20"/>
                <w:szCs w:val="20"/>
                <w:lang w:val="en-US"/>
              </w:rPr>
            </w:pPr>
            <w:del w:id="393" w:author="Renee McDonough" w:date="2026-05-12T11:51:00Z">
              <w:r>
                <w:rPr>
                  <w:rFonts w:ascii="Arial" w:eastAsia="Times New Roman" w:hAnsi="Arial" w:cs="Arial"/>
                  <w:b/>
                  <w:bCs/>
                  <w:color w:val="333333"/>
                  <w:sz w:val="20"/>
                  <w:szCs w:val="20"/>
                </w:rPr>
                <w:delText>Real-Time Data Latency</w:delText>
              </w:r>
            </w:del>
          </w:p>
        </w:tc>
        <w:tc>
          <w:tcPr>
            <w:tcW w:w="1620" w:type="dxa"/>
            <w:tcMar>
              <w:top w:w="180" w:type="dxa"/>
              <w:left w:w="180" w:type="dxa"/>
              <w:bottom w:w="180" w:type="dxa"/>
              <w:right w:w="180" w:type="dxa"/>
            </w:tcMar>
            <w:vAlign w:val="center"/>
            <w:hideMark/>
          </w:tcPr>
          <w:p w14:paraId="4A70F311" w14:textId="0EC18E84" w:rsidR="0043688E" w:rsidRPr="00C27956" w:rsidDel="00E128E2" w:rsidRDefault="0043688E" w:rsidP="00E114DC">
            <w:pPr>
              <w:spacing w:after="0"/>
              <w:rPr>
                <w:del w:id="394" w:author="Renee McDonough" w:date="2026-05-12T11:51:00Z" w16du:dateUtc="2026-05-12T15:51:00Z"/>
                <w:rFonts w:ascii="Arial" w:eastAsia="Times New Roman" w:hAnsi="Arial" w:cs="Arial"/>
                <w:color w:val="333333"/>
                <w:sz w:val="20"/>
                <w:szCs w:val="20"/>
                <w:lang w:val="en-US"/>
              </w:rPr>
            </w:pPr>
            <w:del w:id="395" w:author="Renee McDonough" w:date="2026-05-12T11:51:00Z">
              <w:r>
                <w:rPr>
                  <w:rFonts w:ascii="Arial" w:eastAsia="Times New Roman" w:hAnsi="Arial" w:cs="Arial"/>
                  <w:b/>
                  <w:bCs/>
                  <w:color w:val="333333"/>
                  <w:sz w:val="20"/>
                  <w:szCs w:val="20"/>
                  <w:shd w:val="clear" w:color="auto" w:fill="FFD93D"/>
                  <w:lang w:val="en-US"/>
                </w:rPr>
                <w:delText>Medium</w:delText>
              </w:r>
            </w:del>
          </w:p>
        </w:tc>
        <w:tc>
          <w:tcPr>
            <w:tcW w:w="1440" w:type="dxa"/>
            <w:tcMar>
              <w:top w:w="180" w:type="dxa"/>
              <w:left w:w="180" w:type="dxa"/>
              <w:bottom w:w="180" w:type="dxa"/>
              <w:right w:w="180" w:type="dxa"/>
            </w:tcMar>
            <w:vAlign w:val="center"/>
            <w:hideMark/>
          </w:tcPr>
          <w:p w14:paraId="6A29ACB6" w14:textId="353143B0" w:rsidR="0043688E" w:rsidRPr="00C27956" w:rsidDel="00E128E2" w:rsidRDefault="0043688E" w:rsidP="00E114DC">
            <w:pPr>
              <w:spacing w:after="0"/>
              <w:rPr>
                <w:del w:id="396" w:author="Renee McDonough" w:date="2026-05-12T11:51:00Z" w16du:dateUtc="2026-05-12T15:51:00Z"/>
                <w:rFonts w:ascii="Arial" w:eastAsia="Times New Roman" w:hAnsi="Arial" w:cs="Arial"/>
                <w:color w:val="333333"/>
                <w:sz w:val="20"/>
                <w:szCs w:val="20"/>
                <w:lang w:val="en-US"/>
              </w:rPr>
            </w:pPr>
            <w:del w:id="397" w:author="Renee McDonough" w:date="2026-05-12T11:51:00Z">
              <w:r>
                <w:rPr>
                  <w:rFonts w:ascii="Arial" w:eastAsia="Times New Roman" w:hAnsi="Arial" w:cs="Arial"/>
                  <w:b/>
                  <w:bCs/>
                  <w:color w:val="FFFFFF"/>
                  <w:sz w:val="20"/>
                  <w:szCs w:val="20"/>
                  <w:shd w:val="clear" w:color="auto" w:fill="FF6B6B"/>
                  <w:lang w:val="en-US"/>
                </w:rPr>
                <w:delText>High</w:delText>
              </w:r>
            </w:del>
          </w:p>
        </w:tc>
        <w:tc>
          <w:tcPr>
            <w:tcW w:w="4500" w:type="dxa"/>
            <w:tcMar>
              <w:top w:w="180" w:type="dxa"/>
              <w:left w:w="180" w:type="dxa"/>
              <w:bottom w:w="180" w:type="dxa"/>
              <w:right w:w="180" w:type="dxa"/>
            </w:tcMar>
            <w:vAlign w:val="center"/>
            <w:hideMark/>
          </w:tcPr>
          <w:p w14:paraId="5BD3C4A4" w14:textId="6730948E" w:rsidR="0043688E" w:rsidRPr="00C27956" w:rsidDel="00E128E2" w:rsidRDefault="0043688E" w:rsidP="00E114DC">
            <w:pPr>
              <w:spacing w:after="0"/>
              <w:rPr>
                <w:del w:id="398" w:author="Renee McDonough" w:date="2026-05-12T11:51:00Z" w16du:dateUtc="2026-05-12T15:51:00Z"/>
                <w:rFonts w:ascii="Arial" w:eastAsia="Times New Roman" w:hAnsi="Arial" w:cs="Arial"/>
                <w:color w:val="333333"/>
                <w:sz w:val="20"/>
                <w:szCs w:val="20"/>
                <w:lang w:val="en-US"/>
              </w:rPr>
            </w:pPr>
            <w:del w:id="399" w:author="Renee McDonough" w:date="2026-05-12T11:51:00Z">
              <w:r>
                <w:rPr>
                  <w:rFonts w:ascii="Arial" w:eastAsia="Times New Roman" w:hAnsi="Arial" w:cs="Arial"/>
                  <w:color w:val="333333"/>
                  <w:sz w:val="20"/>
                  <w:szCs w:val="20"/>
                </w:rPr>
                <w:delText>Implement intelligent caching strategies, use read-replicas for dashboard queries, and establish fallback to periodic updates during peak database load</w:delText>
              </w:r>
            </w:del>
          </w:p>
        </w:tc>
      </w:tr>
      <w:tr w:rsidR="0043688E" w:rsidRPr="00C27956" w:rsidDel="00E128E2" w14:paraId="6586A6C8" w14:textId="7B3B0928" w:rsidTr="0043688E">
        <w:trPr>
          <w:del w:id="400" w:author="Renee McDonough" w:date="2026-05-12T11:51:00Z"/>
        </w:trPr>
        <w:tc>
          <w:tcPr>
            <w:tcW w:w="1980" w:type="dxa"/>
            <w:tcMar>
              <w:top w:w="180" w:type="dxa"/>
              <w:left w:w="180" w:type="dxa"/>
              <w:bottom w:w="180" w:type="dxa"/>
              <w:right w:w="180" w:type="dxa"/>
            </w:tcMar>
            <w:vAlign w:val="center"/>
            <w:hideMark/>
          </w:tcPr>
          <w:p w14:paraId="35437BDE" w14:textId="4774912D" w:rsidR="0043688E" w:rsidRPr="00C27956" w:rsidDel="00E128E2" w:rsidRDefault="0043688E" w:rsidP="00E114DC">
            <w:pPr>
              <w:spacing w:after="0"/>
              <w:rPr>
                <w:del w:id="401" w:author="Renee McDonough" w:date="2026-05-12T11:51:00Z" w16du:dateUtc="2026-05-12T15:51:00Z"/>
                <w:rFonts w:ascii="Arial" w:eastAsia="Times New Roman" w:hAnsi="Arial" w:cs="Arial"/>
                <w:color w:val="333333"/>
                <w:sz w:val="20"/>
                <w:szCs w:val="20"/>
                <w:lang w:val="en-US"/>
              </w:rPr>
            </w:pPr>
            <w:del w:id="402" w:author="Renee McDonough" w:date="2026-05-12T11:51:00Z">
              <w:r>
                <w:rPr>
                  <w:rFonts w:ascii="Arial" w:eastAsia="Times New Roman" w:hAnsi="Arial" w:cs="Arial"/>
                  <w:b/>
                  <w:bCs/>
                  <w:color w:val="333333"/>
                  <w:sz w:val="20"/>
                  <w:szCs w:val="20"/>
                </w:rPr>
                <w:delText>Chart Performance Issues</w:delText>
              </w:r>
            </w:del>
          </w:p>
        </w:tc>
        <w:tc>
          <w:tcPr>
            <w:tcW w:w="1620" w:type="dxa"/>
            <w:tcMar>
              <w:top w:w="180" w:type="dxa"/>
              <w:left w:w="180" w:type="dxa"/>
              <w:bottom w:w="180" w:type="dxa"/>
              <w:right w:w="180" w:type="dxa"/>
            </w:tcMar>
            <w:vAlign w:val="center"/>
            <w:hideMark/>
          </w:tcPr>
          <w:p w14:paraId="78F3CD7C" w14:textId="3246B4C2" w:rsidR="0043688E" w:rsidRPr="00C27956" w:rsidDel="00E128E2" w:rsidRDefault="0043688E" w:rsidP="00E114DC">
            <w:pPr>
              <w:spacing w:after="0"/>
              <w:rPr>
                <w:del w:id="403" w:author="Renee McDonough" w:date="2026-05-12T11:51:00Z" w16du:dateUtc="2026-05-12T15:51:00Z"/>
                <w:rFonts w:ascii="Arial" w:eastAsia="Times New Roman" w:hAnsi="Arial" w:cs="Arial"/>
                <w:color w:val="333333"/>
                <w:sz w:val="20"/>
                <w:szCs w:val="20"/>
                <w:lang w:val="en-US"/>
              </w:rPr>
            </w:pPr>
            <w:del w:id="404" w:author="Renee McDonough" w:date="2026-05-12T11:51:00Z">
              <w:r>
                <w:rPr>
                  <w:rFonts w:ascii="Arial" w:eastAsia="Times New Roman" w:hAnsi="Arial" w:cs="Arial"/>
                  <w:b/>
                  <w:bCs/>
                  <w:color w:val="333333"/>
                  <w:sz w:val="20"/>
                  <w:szCs w:val="20"/>
                  <w:shd w:val="clear" w:color="auto" w:fill="FFD93D"/>
                  <w:lang w:val="en-US"/>
                </w:rPr>
                <w:delText>Medium</w:delText>
              </w:r>
            </w:del>
          </w:p>
        </w:tc>
        <w:tc>
          <w:tcPr>
            <w:tcW w:w="1440" w:type="dxa"/>
            <w:tcMar>
              <w:top w:w="180" w:type="dxa"/>
              <w:left w:w="180" w:type="dxa"/>
              <w:bottom w:w="180" w:type="dxa"/>
              <w:right w:w="180" w:type="dxa"/>
            </w:tcMar>
            <w:vAlign w:val="center"/>
            <w:hideMark/>
          </w:tcPr>
          <w:p w14:paraId="3C1F0615" w14:textId="28088487" w:rsidR="0043688E" w:rsidRPr="00C27956" w:rsidDel="00E128E2" w:rsidRDefault="0043688E" w:rsidP="00E114DC">
            <w:pPr>
              <w:spacing w:after="0"/>
              <w:rPr>
                <w:del w:id="405" w:author="Renee McDonough" w:date="2026-05-12T11:51:00Z" w16du:dateUtc="2026-05-12T15:51:00Z"/>
                <w:rFonts w:ascii="Arial" w:eastAsia="Times New Roman" w:hAnsi="Arial" w:cs="Arial"/>
                <w:color w:val="333333"/>
                <w:sz w:val="20"/>
                <w:szCs w:val="20"/>
                <w:lang w:val="en-US"/>
              </w:rPr>
            </w:pPr>
            <w:del w:id="406" w:author="Renee McDonough" w:date="2026-05-12T11:51:00Z">
              <w:r>
                <w:rPr>
                  <w:rFonts w:ascii="Arial" w:eastAsia="Times New Roman" w:hAnsi="Arial" w:cs="Arial"/>
                  <w:b/>
                  <w:bCs/>
                  <w:color w:val="333333"/>
                  <w:sz w:val="20"/>
                  <w:szCs w:val="20"/>
                  <w:shd w:val="clear" w:color="auto" w:fill="FFD93D"/>
                  <w:lang w:val="en-US"/>
                </w:rPr>
                <w:delText>Medium</w:delText>
              </w:r>
            </w:del>
          </w:p>
        </w:tc>
        <w:tc>
          <w:tcPr>
            <w:tcW w:w="4500" w:type="dxa"/>
            <w:tcMar>
              <w:top w:w="180" w:type="dxa"/>
              <w:left w:w="180" w:type="dxa"/>
              <w:bottom w:w="180" w:type="dxa"/>
              <w:right w:w="180" w:type="dxa"/>
            </w:tcMar>
            <w:vAlign w:val="center"/>
            <w:hideMark/>
          </w:tcPr>
          <w:p w14:paraId="0D392D2C" w14:textId="0E15F3EA" w:rsidR="0043688E" w:rsidRPr="00C27956" w:rsidDel="00E128E2" w:rsidRDefault="0043688E" w:rsidP="00E114DC">
            <w:pPr>
              <w:spacing w:after="0"/>
              <w:rPr>
                <w:del w:id="407" w:author="Renee McDonough" w:date="2026-05-12T11:51:00Z" w16du:dateUtc="2026-05-12T15:51:00Z"/>
                <w:rFonts w:ascii="Arial" w:eastAsia="Times New Roman" w:hAnsi="Arial" w:cs="Arial"/>
                <w:color w:val="333333"/>
                <w:sz w:val="20"/>
                <w:szCs w:val="20"/>
                <w:lang w:val="en-US"/>
              </w:rPr>
            </w:pPr>
            <w:del w:id="408" w:author="Renee McDonough" w:date="2026-05-12T11:51:00Z">
              <w:r>
                <w:rPr>
                  <w:rFonts w:ascii="Arial" w:eastAsia="Times New Roman" w:hAnsi="Arial" w:cs="Arial"/>
                  <w:color w:val="333333"/>
                  <w:sz w:val="20"/>
                  <w:szCs w:val="20"/>
                </w:rPr>
                <w:delText>Optimize chart rendering and processing, implement progressive loading for large datasets, and cache visualization configurations locally</w:delText>
              </w:r>
            </w:del>
          </w:p>
        </w:tc>
      </w:tr>
      <w:tr w:rsidR="0043688E" w:rsidRPr="00C27956" w:rsidDel="00E128E2" w14:paraId="3E5EF87F" w14:textId="138A7A7C" w:rsidTr="0043688E">
        <w:trPr>
          <w:del w:id="409" w:author="Renee McDonough" w:date="2026-05-12T11:51:00Z"/>
        </w:trPr>
        <w:tc>
          <w:tcPr>
            <w:tcW w:w="1980" w:type="dxa"/>
            <w:shd w:val="clear" w:color="auto" w:fill="F5F5F5"/>
            <w:tcMar>
              <w:top w:w="180" w:type="dxa"/>
              <w:left w:w="180" w:type="dxa"/>
              <w:bottom w:w="180" w:type="dxa"/>
              <w:right w:w="180" w:type="dxa"/>
            </w:tcMar>
            <w:vAlign w:val="center"/>
            <w:hideMark/>
          </w:tcPr>
          <w:p w14:paraId="79B93087" w14:textId="51A84AB2" w:rsidR="0043688E" w:rsidRPr="00C27956" w:rsidDel="00E128E2" w:rsidRDefault="0043688E" w:rsidP="00E114DC">
            <w:pPr>
              <w:spacing w:after="0"/>
              <w:rPr>
                <w:del w:id="410" w:author="Renee McDonough" w:date="2026-05-12T11:51:00Z" w16du:dateUtc="2026-05-12T15:51:00Z"/>
                <w:rFonts w:ascii="Arial" w:eastAsia="Times New Roman" w:hAnsi="Arial" w:cs="Arial"/>
                <w:color w:val="333333"/>
                <w:sz w:val="20"/>
                <w:szCs w:val="20"/>
                <w:lang w:val="en-US"/>
              </w:rPr>
            </w:pPr>
            <w:del w:id="411" w:author="Renee McDonough" w:date="2026-05-12T11:51:00Z">
              <w:r>
                <w:rPr>
                  <w:rFonts w:ascii="Arial" w:eastAsia="Times New Roman" w:hAnsi="Arial" w:cs="Arial"/>
                  <w:b/>
                  <w:bCs/>
                  <w:color w:val="333333"/>
                  <w:sz w:val="20"/>
                  <w:szCs w:val="20"/>
                </w:rPr>
                <w:lastRenderedPageBreak/>
                <w:delText>User Adoption Hesitancy</w:delText>
              </w:r>
            </w:del>
          </w:p>
        </w:tc>
        <w:tc>
          <w:tcPr>
            <w:tcW w:w="1620" w:type="dxa"/>
            <w:shd w:val="clear" w:color="auto" w:fill="F5F5F5"/>
            <w:tcMar>
              <w:top w:w="180" w:type="dxa"/>
              <w:left w:w="180" w:type="dxa"/>
              <w:bottom w:w="180" w:type="dxa"/>
              <w:right w:w="180" w:type="dxa"/>
            </w:tcMar>
            <w:vAlign w:val="center"/>
            <w:hideMark/>
          </w:tcPr>
          <w:p w14:paraId="50879E22" w14:textId="6B73E862" w:rsidR="0043688E" w:rsidRPr="00C27956" w:rsidDel="00E128E2" w:rsidRDefault="0043688E" w:rsidP="00E114DC">
            <w:pPr>
              <w:spacing w:after="0"/>
              <w:rPr>
                <w:del w:id="412" w:author="Renee McDonough" w:date="2026-05-12T11:51:00Z" w16du:dateUtc="2026-05-12T15:51:00Z"/>
                <w:rFonts w:ascii="Arial" w:eastAsia="Times New Roman" w:hAnsi="Arial" w:cs="Arial"/>
                <w:color w:val="333333"/>
                <w:sz w:val="20"/>
                <w:szCs w:val="20"/>
                <w:lang w:val="en-US"/>
              </w:rPr>
            </w:pPr>
            <w:del w:id="413" w:author="Renee McDonough" w:date="2026-05-12T11:51:00Z">
              <w:r>
                <w:rPr>
                  <w:rFonts w:ascii="Arial" w:eastAsia="Times New Roman" w:hAnsi="Arial" w:cs="Arial"/>
                  <w:b/>
                  <w:bCs/>
                  <w:color w:val="FFFFFF"/>
                  <w:sz w:val="20"/>
                  <w:szCs w:val="20"/>
                  <w:shd w:val="clear" w:color="auto" w:fill="FF6B6B"/>
                  <w:lang w:val="en-US"/>
                </w:rPr>
                <w:delText>High</w:delText>
              </w:r>
            </w:del>
          </w:p>
        </w:tc>
        <w:tc>
          <w:tcPr>
            <w:tcW w:w="1440" w:type="dxa"/>
            <w:shd w:val="clear" w:color="auto" w:fill="F5F5F5"/>
            <w:tcMar>
              <w:top w:w="180" w:type="dxa"/>
              <w:left w:w="180" w:type="dxa"/>
              <w:bottom w:w="180" w:type="dxa"/>
              <w:right w:w="180" w:type="dxa"/>
            </w:tcMar>
            <w:vAlign w:val="center"/>
            <w:hideMark/>
          </w:tcPr>
          <w:p w14:paraId="7DCA5830" w14:textId="147579F0" w:rsidR="0043688E" w:rsidRPr="00C27956" w:rsidDel="00E128E2" w:rsidRDefault="0043688E" w:rsidP="00E114DC">
            <w:pPr>
              <w:spacing w:after="0"/>
              <w:rPr>
                <w:del w:id="414" w:author="Renee McDonough" w:date="2026-05-12T11:51:00Z" w16du:dateUtc="2026-05-12T15:51:00Z"/>
                <w:rFonts w:ascii="Arial" w:eastAsia="Times New Roman" w:hAnsi="Arial" w:cs="Arial"/>
                <w:color w:val="333333"/>
                <w:sz w:val="20"/>
                <w:szCs w:val="20"/>
                <w:lang w:val="en-US"/>
              </w:rPr>
            </w:pPr>
            <w:del w:id="415" w:author="Renee McDonough" w:date="2026-05-12T11:51:00Z">
              <w:r>
                <w:rPr>
                  <w:rFonts w:ascii="Arial" w:eastAsia="Times New Roman" w:hAnsi="Arial" w:cs="Arial"/>
                  <w:b/>
                  <w:bCs/>
                  <w:color w:val="333333"/>
                  <w:sz w:val="20"/>
                  <w:szCs w:val="20"/>
                  <w:shd w:val="clear" w:color="auto" w:fill="FFD93D"/>
                  <w:lang w:val="en-US"/>
                </w:rPr>
                <w:delText>Medium</w:delText>
              </w:r>
            </w:del>
          </w:p>
        </w:tc>
        <w:tc>
          <w:tcPr>
            <w:tcW w:w="4500" w:type="dxa"/>
            <w:shd w:val="clear" w:color="auto" w:fill="F5F5F5"/>
            <w:tcMar>
              <w:top w:w="180" w:type="dxa"/>
              <w:left w:w="180" w:type="dxa"/>
              <w:bottom w:w="180" w:type="dxa"/>
              <w:right w:w="180" w:type="dxa"/>
            </w:tcMar>
            <w:vAlign w:val="center"/>
            <w:hideMark/>
          </w:tcPr>
          <w:p w14:paraId="56A62179" w14:textId="49CE89D5" w:rsidR="0043688E" w:rsidRPr="00C27956" w:rsidDel="00E128E2" w:rsidRDefault="0043688E" w:rsidP="00E114DC">
            <w:pPr>
              <w:spacing w:after="300"/>
              <w:rPr>
                <w:del w:id="416" w:author="Renee McDonough" w:date="2026-05-12T11:51:00Z" w16du:dateUtc="2026-05-12T15:51:00Z"/>
                <w:rFonts w:ascii="Arial" w:eastAsia="Times New Roman" w:hAnsi="Arial" w:cs="Arial"/>
                <w:color w:val="333333"/>
                <w:sz w:val="20"/>
                <w:szCs w:val="20"/>
                <w:lang w:val="en-US"/>
              </w:rPr>
            </w:pPr>
            <w:del w:id="417" w:author="Renee McDonough" w:date="2026-05-12T11:51:00Z">
              <w:r>
                <w:rPr>
                  <w:rFonts w:ascii="Arial" w:eastAsia="Times New Roman" w:hAnsi="Arial" w:cs="Arial"/>
                  <w:color w:val="333333"/>
                  <w:sz w:val="20"/>
                  <w:szCs w:val="20"/>
                </w:rPr>
                <w:delText>Conduct extensive user research during design phase, provide comprehensive training materials, and implement gradual rollout with power user champions</w:delText>
              </w:r>
            </w:del>
          </w:p>
        </w:tc>
      </w:tr>
    </w:tbl>
    <w:p w14:paraId="5C6FFC4C" w14:textId="77777777" w:rsidR="007F67EF" w:rsidRPr="00C27956" w:rsidRDefault="008F4E20" w:rsidP="008F4E20">
      <w:pPr>
        <w:pStyle w:val="Heading2"/>
        <w:ind w:left="578"/>
        <w:rPr>
          <w:rFonts w:cs="Arial"/>
        </w:rPr>
      </w:pPr>
      <w:bookmarkStart w:id="418" w:name="_Toc220686935"/>
      <w:r>
        <w:rPr>
          <w:rFonts w:cs="Arial"/>
          <w:bCs/>
        </w:rPr>
        <w:t>Testing Strategy</w:t>
      </w:r>
      <w:bookmarkEnd w:id="418"/>
    </w:p>
    <w:p w14:paraId="4F2ED97C" w14:textId="77777777" w:rsidR="007F67EF" w:rsidRPr="00C27956" w:rsidRDefault="008F4E20" w:rsidP="008F4E20">
      <w:pPr>
        <w:jc w:val="center"/>
        <w:rPr>
          <w:rFonts w:ascii="Arial" w:hAnsi="Arial" w:cs="Arial"/>
        </w:rPr>
      </w:pPr>
      <w:bookmarkStart w:id="419" w:name="_Toc216441379"/>
      <w:r>
        <w:rPr>
          <w:rFonts w:ascii="Arial" w:hAnsi="Arial" w:cs="Arial"/>
          <w:noProof/>
        </w:rPr>
        <w:drawing>
          <wp:inline distT="0" distB="0" distL="0" distR="0" wp14:anchorId="49CDEC46" wp14:editId="7BEE2014">
            <wp:extent cx="2983230" cy="3867150"/>
            <wp:effectExtent l="133350" t="133350" r="121920" b="171450"/>
            <wp:docPr id="151166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67709" name=""/>
                    <pic:cNvPicPr/>
                  </pic:nvPicPr>
                  <pic:blipFill rotWithShape="1">
                    <a:blip r:embed="rId24"/>
                    <a:srcRect l="13615" t="7863" r="16666" b="5362"/>
                    <a:stretch/>
                  </pic:blipFill>
                  <pic:spPr bwMode="auto">
                    <a:xfrm>
                      <a:off x="0" y="0"/>
                      <a:ext cx="2987602" cy="387281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bookmarkEnd w:id="419"/>
    </w:p>
    <w:p w14:paraId="535A36C6" w14:textId="77777777" w:rsidR="00AF1993" w:rsidRDefault="00AF1993">
      <w:pPr>
        <w:rPr>
          <w:rFonts w:ascii="Arial" w:eastAsiaTheme="majorEastAsia" w:hAnsi="Arial" w:cstheme="majorBidi"/>
          <w:b/>
          <w:color w:val="000000" w:themeColor="text1"/>
          <w:sz w:val="32"/>
          <w:szCs w:val="32"/>
        </w:rPr>
      </w:pPr>
      <w:r>
        <w:br w:type="page"/>
      </w:r>
    </w:p>
    <w:p w14:paraId="46F423C5" w14:textId="77777777" w:rsidR="008F4E20" w:rsidRPr="00C27956" w:rsidRDefault="008F4E20" w:rsidP="008F4E20">
      <w:pPr>
        <w:pStyle w:val="Heading2"/>
        <w:ind w:left="578"/>
        <w:rPr>
          <w:rFonts w:cs="Arial"/>
          <w:bCs/>
        </w:rPr>
      </w:pPr>
      <w:hyperlink r:id="rId25" w:anchor="phase-2-dashboard-success-metrics" w:history="1">
        <w:bookmarkStart w:id="420" w:name="_Toc220686936"/>
        <w:r>
          <w:rPr>
            <w:rFonts w:cs="Arial"/>
          </w:rPr>
          <w:t>Phase 2 Dashboard Success Metrics</w:t>
        </w:r>
        <w:bookmarkEnd w:id="420"/>
      </w:hyperlink>
    </w:p>
    <w:p w14:paraId="1F0D0E3E" w14:textId="77777777" w:rsidR="008F4E20" w:rsidRPr="00C27956" w:rsidRDefault="008F4E20" w:rsidP="008F4E20">
      <w:pPr>
        <w:pStyle w:val="Heading23-List1"/>
      </w:pPr>
      <w:bookmarkStart w:id="421" w:name="_Toc220509168"/>
      <w:r>
        <w:rPr>
          <w:b/>
          <w:bCs/>
        </w:rPr>
        <w:t>User Adoption:</w:t>
      </w:r>
      <w:r>
        <w:t> ≥80% of target users actively using dashboards within 60 days</w:t>
      </w:r>
    </w:p>
    <w:p w14:paraId="52E8138C" w14:textId="77777777" w:rsidR="008F4E20" w:rsidRPr="00C27956" w:rsidRDefault="008F4E20" w:rsidP="008F4E20">
      <w:pPr>
        <w:pStyle w:val="Heading23-List1"/>
      </w:pPr>
      <w:r>
        <w:rPr>
          <w:b/>
          <w:bCs/>
        </w:rPr>
        <w:t>Performance:</w:t>
      </w:r>
      <w:r>
        <w:t> Dashboard load time ≤2 seconds, real-time updates ≤1 second</w:t>
      </w:r>
    </w:p>
    <w:p w14:paraId="2C42D673" w14:textId="77777777" w:rsidR="008F4E20" w:rsidRPr="00C27956" w:rsidRDefault="008F4E20" w:rsidP="008F4E20">
      <w:pPr>
        <w:pStyle w:val="Heading23-List1"/>
        <w:rPr>
          <w:del w:id="422" w:author="Feargal Phelan" w:date="2026-05-06T09:20:00Z" w16du:dateUtc="2026-05-06T09:20:01Z"/>
        </w:rPr>
      </w:pPr>
      <w:commentRangeStart w:id="423"/>
      <w:del w:id="424" w:author="Feargal Phelan" w:date="2026-05-06T09:20:00Z">
        <w:r>
          <w:rPr>
            <w:b/>
            <w:bCs/>
          </w:rPr>
          <w:delText>Mobile Usage:</w:delText>
        </w:r>
        <w:r>
          <w:delText> ≥40% of dashboard access from mobile/tablet devices</w:delText>
        </w:r>
        <w:commentRangeEnd w:id="423"/>
        <w:r>
          <w:rPr>
            <w:rStyle w:val="CommentReference"/>
            <w:sz w:val="22"/>
            <w:szCs w:val="22"/>
          </w:rPr>
          <w:commentReference w:id="423"/>
        </w:r>
      </w:del>
    </w:p>
    <w:p w14:paraId="1B29C588" w14:textId="77777777" w:rsidR="008F4E20" w:rsidRPr="00C27956" w:rsidRDefault="008F4E20" w:rsidP="008F4E20">
      <w:pPr>
        <w:pStyle w:val="Heading23-List1"/>
      </w:pPr>
      <w:r>
        <w:rPr>
          <w:b/>
          <w:bCs/>
        </w:rPr>
        <w:t>System Stability:</w:t>
      </w:r>
      <w:r>
        <w:t> 5% uptime with no performance degradation during usage spikes</w:t>
      </w:r>
    </w:p>
    <w:bookmarkEnd w:id="421"/>
    <w:p w14:paraId="2C8BBE63" w14:textId="77777777" w:rsidR="008F4E20" w:rsidRPr="00C27956" w:rsidRDefault="008F4E20" w:rsidP="008F4E20">
      <w:pPr>
        <w:pStyle w:val="Heading2"/>
        <w:ind w:left="578"/>
        <w:rPr>
          <w:rFonts w:cs="Arial"/>
        </w:rPr>
      </w:pPr>
      <w:r>
        <w:rPr>
          <w:rFonts w:cs="Arial"/>
        </w:rPr>
        <w:fldChar w:fldCharType="begin"/>
        <w:instrText>HYPERLINK "file:///C:\\Users\\kranthi.koninti\\Downloads\\Modernized%20Dashboards%20&amp;%20Receipt%20Upload%20Analysis.html" \l "achievement-targets"</w:instrText>
        <w:fldChar w:fldCharType="separate"/>
      </w:r>
      <w:bookmarkStart w:id="425" w:name="_Toc220686937"/>
      <w:bookmarkStart w:id="426" w:name="_Toc220520714"/>
      <w:r>
        <w:rPr>
          <w:rFonts w:cs="Arial"/>
        </w:rPr>
        <w:t>Achievement Targets</w:t>
      </w:r>
      <w:bookmarkEnd w:id="425"/>
      <w:bookmarkEnd w:id="426"/>
      <w:r>
        <w:rPr>
          <w:rFonts w:cs="Arial"/>
        </w:rPr>
        <w:fldChar w:fldCharType="end"/>
      </w:r>
    </w:p>
    <w:p w14:paraId="0813967D" w14:textId="5D5059D3" w:rsidR="008F4E20" w:rsidRPr="00C27956" w:rsidRDefault="008F4E20" w:rsidP="008F4E20">
      <w:pPr>
        <w:pStyle w:val="Heading23-List1"/>
      </w:pPr>
      <w:bookmarkStart w:id="427" w:name="_Toc220509178"/>
      <w:r>
        <w:rPr>
          <w:b/>
          <w:bCs/>
        </w:rPr>
        <w:t>Overall System Reliability:</w:t>
      </w:r>
      <w:r>
        <w:t> 99</w:t>
      </w:r>
      <w:ins w:id="428" w:author="Renee McDonough" w:date="2026-05-12T11:52:00Z">
        <w:r>
          <w:t>.</w:t>
        </w:r>
      </w:ins>
      <w:r>
        <w:t>5% uptime with &lt;5% failure rates</w:t>
      </w:r>
    </w:p>
    <w:p w14:paraId="7280E790" w14:textId="2D6B2E98" w:rsidR="008F4E20" w:rsidRPr="00C27956" w:rsidDel="00A27147" w:rsidRDefault="008F4E20" w:rsidP="008F4E20">
      <w:pPr>
        <w:pStyle w:val="Heading23-List1"/>
        <w:rPr>
          <w:del w:id="429" w:author="Renee McDonough" w:date="2026-05-12T11:53:00Z" w16du:dateUtc="2026-05-12T15:53:00Z"/>
        </w:rPr>
      </w:pPr>
      <w:del w:id="430" w:author="Renee McDonough" w:date="2026-05-12T11:53:00Z">
        <w:r>
          <w:rPr>
            <w:b/>
            <w:bCs/>
          </w:rPr>
          <w:delText>User Satisfaction:</w:delText>
        </w:r>
        <w:r>
          <w:delText xml:space="preserve"> Net Promoter Score ≥45, average user rating ≥4.0/5.0</w:delText>
        </w:r>
      </w:del>
    </w:p>
    <w:p w14:paraId="56407B51" w14:textId="77777777" w:rsidR="008F4E20" w:rsidRPr="00C27956" w:rsidRDefault="008F4E20" w:rsidP="008F4E20">
      <w:pPr>
        <w:pStyle w:val="Heading23-List1"/>
      </w:pPr>
      <w:r>
        <w:rPr>
          <w:b/>
          <w:bCs/>
        </w:rPr>
        <w:t>Integration Maturity:</w:t>
      </w:r>
      <w:r>
        <w:t> Seamless data flow and unified user experience.</w:t>
      </w:r>
      <w:bookmarkEnd w:id="427"/>
    </w:p>
    <w:p w14:paraId="3650F7BB" w14:textId="77777777" w:rsidR="005B392F" w:rsidRDefault="005B392F" w:rsidP="005B392F">
      <w:pPr>
        <w:pStyle w:val="Heading2"/>
        <w:numPr>
          <w:ilvl w:val="0"/>
          <w:numId w:val="0"/>
        </w:numPr>
        <w:ind w:left="578"/>
        <w:rPr>
          <w:rFonts w:cs="Arial"/>
        </w:rPr>
      </w:pPr>
      <w:bookmarkStart w:id="431" w:name="_Toc220686939"/>
    </w:p>
    <w:p w14:paraId="5B3C936E" w14:textId="77777777" w:rsidR="008F4E20" w:rsidRPr="00C27956" w:rsidRDefault="008F4E20" w:rsidP="008F4E20">
      <w:pPr>
        <w:pStyle w:val="Heading2"/>
        <w:ind w:left="578"/>
        <w:rPr>
          <w:rFonts w:cs="Arial"/>
        </w:rPr>
      </w:pPr>
      <w:r>
        <w:rPr>
          <w:rFonts w:cs="Arial"/>
        </w:rPr>
        <w:t>Related Files</w:t>
      </w:r>
      <w:bookmarkEnd w:id="431"/>
    </w:p>
    <w:p w14:paraId="3DF0BC47" w14:textId="77777777" w:rsidR="007F67EF" w:rsidRPr="00C27956" w:rsidRDefault="008F4E20" w:rsidP="008F4E20">
      <w:pPr>
        <w:pStyle w:val="BodyText-Heading2"/>
      </w:pPr>
      <w:r>
        <w:object w:dxaOrig="1504" w:dyaOrig="982" w14:anchorId="795199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35pt;height:51.6pt" o:ole="">
            <v:imagedata r:id="rId26" o:title=""/>
          </v:shape>
          <o:OLEObject Type="Embed" ProgID="Package" ShapeID="_x0000_i1025" DrawAspect="Icon" ObjectID="_1841556783" r:id="rId27"/>
        </w:object>
      </w:r>
    </w:p>
    <w:p w14:paraId="5773B70C" w14:textId="77777777" w:rsidR="007F67EF" w:rsidRPr="00C27956" w:rsidRDefault="007F67EF">
      <w:pPr>
        <w:rPr>
          <w:rFonts w:ascii="Arial" w:hAnsi="Arial" w:cs="Arial"/>
        </w:rPr>
      </w:pPr>
    </w:p>
    <w:p w14:paraId="13E95BF8" w14:textId="77777777" w:rsidR="007F67EF" w:rsidRPr="00C27956" w:rsidRDefault="007F67EF">
      <w:pPr>
        <w:rPr>
          <w:rFonts w:ascii="Arial" w:hAnsi="Arial" w:cs="Arial"/>
        </w:rPr>
      </w:pPr>
    </w:p>
    <w:sectPr w:rsidR="007F67EF" w:rsidRPr="00C27956" w:rsidSect="00BB751E">
      <w:pgSz w:w="11906" w:h="16838"/>
      <w:pgMar w:top="1440" w:right="1440" w:bottom="1440" w:left="851" w:header="737" w:footer="57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3" w:author="Renee McDonough" w:date="2026-05-12T11:56:00Z" w:initials="RM">
    <w:p w14:paraId="02DC61C1" w14:textId="77777777" w:rsidR="00AF4168" w:rsidRDefault="00AF4168" w:rsidP="00AF4168">
      <w:pPr>
        <w:pStyle w:val="CommentText"/>
      </w:pPr>
      <w:r>
        <w:rPr>
          <w:rStyle w:val="CommentReference"/>
        </w:rPr>
        <w:annotationRef/>
      </w:r>
      <w:r>
        <w:t>ValueLabs: Please provide delivery dates for each milestone.</w:t>
      </w:r>
    </w:p>
  </w:comment>
  <w:comment w:id="95" w:author="Jo Lopez" w:date="2026-05-05T11:34:00Z" w:initials="JL">
    <w:p w14:paraId="5A3A84D0" w14:textId="6DF06950" w:rsidR="00AF4168" w:rsidRDefault="00AF4168">
      <w:pPr>
        <w:pStyle w:val="CommentText"/>
      </w:pPr>
      <w:r>
        <w:rPr>
          <w:rStyle w:val="CommentReference"/>
        </w:rPr>
        <w:annotationRef/>
      </w:r>
      <w:r w:rsidRPr="42866C8E">
        <w:t xml:space="preserve">What does this mean? Components must be from our Design System (Pathway). If a component does not exist in our design system, it can be built quickly from an out of the box (material , shadcyn, etc) - but must be built inside our design system, with our design system tokens applied. </w:t>
      </w:r>
    </w:p>
    <w:p w14:paraId="28CEB895" w14:textId="2954C924" w:rsidR="00AF4168" w:rsidRDefault="00AF4168">
      <w:pPr>
        <w:pStyle w:val="CommentText"/>
      </w:pPr>
    </w:p>
  </w:comment>
  <w:comment w:id="423" w:author="Feargal Phelan" w:date="2026-05-06T10:19:00Z" w:initials="FP">
    <w:p w14:paraId="20D9DD95" w14:textId="0C77D1CE" w:rsidR="00267930" w:rsidRDefault="00267930">
      <w:pPr>
        <w:pStyle w:val="CommentText"/>
      </w:pPr>
      <w:r>
        <w:rPr>
          <w:rStyle w:val="CommentReference"/>
        </w:rPr>
        <w:annotationRef/>
      </w:r>
      <w:r w:rsidRPr="6B2BEAF8">
        <w:t>We dont have accounting on mobile - removing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DC61C1" w15:done="0"/>
  <w15:commentEx w15:paraId="28CEB895" w15:done="0"/>
  <w15:commentEx w15:paraId="20D9DD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46FBBF" w16cex:dateUtc="2026-05-12T15:56:00Z"/>
  <w16cex:commentExtensible w16cex:durableId="2BB24635" w16cex:dateUtc="2026-05-05T10:34:00Z"/>
  <w16cex:commentExtensible w16cex:durableId="39F4FDA9" w16cex:dateUtc="2026-05-06T09: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DC61C1" w16cid:durableId="5346FBBF"/>
  <w16cid:commentId w16cid:paraId="28CEB895" w16cid:durableId="2BB24635"/>
  <w16cid:commentId w16cid:paraId="20D9DD95" w16cid:durableId="39F4FD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AC3FB" w14:textId="77777777" w:rsidR="00B060B4" w:rsidRDefault="00B060B4" w:rsidP="00EA067E">
      <w:pPr>
        <w:spacing w:after="0" w:line="240" w:lineRule="auto"/>
      </w:pPr>
      <w:r>
        <w:separator/>
      </w:r>
    </w:p>
  </w:endnote>
  <w:endnote w:type="continuationSeparator" w:id="0">
    <w:p w14:paraId="05623665" w14:textId="77777777" w:rsidR="00B060B4" w:rsidRDefault="00B060B4" w:rsidP="00EA06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Body)">
    <w:altName w:val="Calibri"/>
    <w:charset w:val="00"/>
    <w:family w:val="roman"/>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BBA22" w14:textId="77777777" w:rsidR="00AE4BA8" w:rsidRDefault="00BB751E">
    <w:pPr>
      <w:pStyle w:val="Footer"/>
    </w:pPr>
    <w:r>
      <w:rPr>
        <w:noProof/>
      </w:rPr>
      <mc:AlternateContent>
        <mc:Choice Requires="wpg">
          <w:drawing>
            <wp:anchor distT="0" distB="0" distL="114300" distR="114300" simplePos="0" relativeHeight="251658240" behindDoc="0" locked="0" layoutInCell="1" allowOverlap="1" wp14:anchorId="570AE97A" wp14:editId="58ABC9DB">
              <wp:simplePos x="0" y="0"/>
              <wp:positionH relativeFrom="column">
                <wp:posOffset>-540385</wp:posOffset>
              </wp:positionH>
              <wp:positionV relativeFrom="paragraph">
                <wp:posOffset>-95885</wp:posOffset>
              </wp:positionV>
              <wp:extent cx="7576820" cy="640715"/>
              <wp:effectExtent l="0" t="0" r="5080" b="6985"/>
              <wp:wrapNone/>
              <wp:docPr id="48" name="Group 48"/>
              <wp:cNvGraphicFramePr/>
              <a:graphic xmlns:a="http://schemas.openxmlformats.org/drawingml/2006/main">
                <a:graphicData uri="http://schemas.microsoft.com/office/word/2010/wordprocessingGroup">
                  <wpg:wgp>
                    <wpg:cNvGrpSpPr/>
                    <wpg:grpSpPr>
                      <a:xfrm>
                        <a:off x="0" y="0"/>
                        <a:ext cx="7576820" cy="640715"/>
                        <a:chOff x="0" y="0"/>
                        <a:chExt cx="7576820" cy="640715"/>
                      </a:xfrm>
                    </wpg:grpSpPr>
                    <wps:wsp>
                      <wps:cNvPr id="2022608862" name="Rectangle 36"/>
                      <wps:cNvSpPr/>
                      <wps:spPr>
                        <a:xfrm rot="10800000" flipV="1">
                          <a:off x="12700" y="0"/>
                          <a:ext cx="7564120" cy="640715"/>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83441503" name="Text Box 1983441503"/>
                      <wps:cNvSpPr txBox="1"/>
                      <wps:spPr>
                        <a:xfrm>
                          <a:off x="3098800" y="190500"/>
                          <a:ext cx="1361440" cy="237490"/>
                        </a:xfrm>
                        <a:prstGeom prst="rect">
                          <a:avLst/>
                        </a:prstGeom>
                        <a:noFill/>
                        <a:ln w="6350">
                          <a:noFill/>
                        </a:ln>
                      </wps:spPr>
                      <wps:txbx>
                        <w:txbxContent>
                          <w:p w14:paraId="08506820" w14:textId="77777777" w:rsidR="00AE4BA8" w:rsidRPr="00AE4BA8" w:rsidRDefault="00AE4BA8" w:rsidP="00AE4BA8">
                            <w:pPr>
                              <w:jc w:val="center"/>
                              <w:rPr>
                                <w:rFonts w:ascii="Arial" w:hAnsi="Arial" w:cs="Arial"/>
                                <w:sz w:val="20"/>
                                <w:szCs w:val="20"/>
                              </w:rPr>
                            </w:pPr>
                            <w:r w:rsidRPr="00AE4BA8">
                              <w:rPr>
                                <w:rFonts w:ascii="Arial" w:hAnsi="Arial" w:cs="Arial"/>
                                <w:sz w:val="20"/>
                                <w:szCs w:val="20"/>
                              </w:rPr>
                              <w:t>CONFIDENTIAL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6" name="Picture 4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5467350" y="196850"/>
                          <a:ext cx="1778000" cy="207010"/>
                        </a:xfrm>
                        <a:prstGeom prst="rect">
                          <a:avLst/>
                        </a:prstGeom>
                        <a:noFill/>
                      </pic:spPr>
                    </pic:pic>
                    <wps:wsp>
                      <wps:cNvPr id="1576509107" name="Rectangle 1"/>
                      <wps:cNvSpPr/>
                      <wps:spPr>
                        <a:xfrm flipH="1">
                          <a:off x="0" y="374650"/>
                          <a:ext cx="2557780" cy="243205"/>
                        </a:xfrm>
                        <a:custGeom>
                          <a:avLst/>
                          <a:gdLst>
                            <a:gd name="connsiteX0" fmla="*/ 0 w 1656678"/>
                            <a:gd name="connsiteY0" fmla="*/ 0 h 371159"/>
                            <a:gd name="connsiteX1" fmla="*/ 1656678 w 1656678"/>
                            <a:gd name="connsiteY1" fmla="*/ 0 h 371159"/>
                            <a:gd name="connsiteX2" fmla="*/ 1656678 w 1656678"/>
                            <a:gd name="connsiteY2" fmla="*/ 371159 h 371159"/>
                            <a:gd name="connsiteX3" fmla="*/ 0 w 1656678"/>
                            <a:gd name="connsiteY3" fmla="*/ 371159 h 371159"/>
                            <a:gd name="connsiteX4" fmla="*/ 0 w 1656678"/>
                            <a:gd name="connsiteY4" fmla="*/ 0 h 371159"/>
                            <a:gd name="connsiteX0" fmla="*/ 320675 w 1656678"/>
                            <a:gd name="connsiteY0" fmla="*/ 3175 h 371159"/>
                            <a:gd name="connsiteX1" fmla="*/ 1656678 w 1656678"/>
                            <a:gd name="connsiteY1" fmla="*/ 0 h 371159"/>
                            <a:gd name="connsiteX2" fmla="*/ 1656678 w 1656678"/>
                            <a:gd name="connsiteY2" fmla="*/ 371159 h 371159"/>
                            <a:gd name="connsiteX3" fmla="*/ 0 w 1656678"/>
                            <a:gd name="connsiteY3" fmla="*/ 371159 h 371159"/>
                            <a:gd name="connsiteX4" fmla="*/ 320675 w 1656678"/>
                            <a:gd name="connsiteY4" fmla="*/ 3175 h 37115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56678" h="371159">
                              <a:moveTo>
                                <a:pt x="320675" y="3175"/>
                              </a:moveTo>
                              <a:lnTo>
                                <a:pt x="1656678" y="0"/>
                              </a:lnTo>
                              <a:lnTo>
                                <a:pt x="1656678" y="371159"/>
                              </a:lnTo>
                              <a:lnTo>
                                <a:pt x="0" y="371159"/>
                              </a:lnTo>
                              <a:lnTo>
                                <a:pt x="320675" y="3175"/>
                              </a:lnTo>
                              <a:close/>
                            </a:path>
                          </a:pathLst>
                        </a:custGeom>
                        <a:gradFill>
                          <a:gsLst>
                            <a:gs pos="100000">
                              <a:srgbClr val="5AB3AD"/>
                            </a:gs>
                            <a:gs pos="28000">
                              <a:srgbClr val="534FEE"/>
                            </a:gs>
                          </a:gsLst>
                          <a:lin ang="720000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9404963" name="Freeform 339404963"/>
                      <wps:cNvSpPr/>
                      <wps:spPr>
                        <a:xfrm flipH="1">
                          <a:off x="6350" y="190500"/>
                          <a:ext cx="1720215" cy="337185"/>
                        </a:xfrm>
                        <a:custGeom>
                          <a:avLst/>
                          <a:gdLst>
                            <a:gd name="connsiteX0" fmla="*/ 1114421 w 1114421"/>
                            <a:gd name="connsiteY0" fmla="*/ 0 h 337645"/>
                            <a:gd name="connsiteX1" fmla="*/ 1114421 w 1114421"/>
                            <a:gd name="connsiteY1" fmla="*/ 337645 h 337645"/>
                            <a:gd name="connsiteX2" fmla="*/ 0 w 1114421"/>
                            <a:gd name="connsiteY2" fmla="*/ 337645 h 337645"/>
                            <a:gd name="connsiteX3" fmla="*/ 292534 w 1114421"/>
                            <a:gd name="connsiteY3" fmla="*/ 1953 h 337645"/>
                          </a:gdLst>
                          <a:ahLst/>
                          <a:cxnLst>
                            <a:cxn ang="0">
                              <a:pos x="connsiteX0" y="connsiteY0"/>
                            </a:cxn>
                            <a:cxn ang="0">
                              <a:pos x="connsiteX1" y="connsiteY1"/>
                            </a:cxn>
                            <a:cxn ang="0">
                              <a:pos x="connsiteX2" y="connsiteY2"/>
                            </a:cxn>
                            <a:cxn ang="0">
                              <a:pos x="connsiteX3" y="connsiteY3"/>
                            </a:cxn>
                          </a:cxnLst>
                          <a:rect l="l" t="t" r="r" b="b"/>
                          <a:pathLst>
                            <a:path w="1114421" h="337645">
                              <a:moveTo>
                                <a:pt x="1114421" y="0"/>
                              </a:moveTo>
                              <a:lnTo>
                                <a:pt x="1114421" y="337645"/>
                              </a:lnTo>
                              <a:lnTo>
                                <a:pt x="0" y="337645"/>
                              </a:lnTo>
                              <a:lnTo>
                                <a:pt x="292534" y="1953"/>
                              </a:lnTo>
                              <a:close/>
                            </a:path>
                          </a:pathLst>
                        </a:cu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665F427" w14:textId="77777777" w:rsidR="00AE4BA8" w:rsidRPr="00AE4BA8" w:rsidRDefault="00AE4BA8" w:rsidP="00AE4BA8">
                            <w:pPr>
                              <w:jc w:val="center"/>
                              <w:rPr>
                                <w:color w:val="FFFFFF" w:themeColor="background1"/>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5" name="Picture 20" descr="A group of logos with text  AI-generated content may be incorrect.">
                          <a:extLst>
                            <a:ext uri="{FF2B5EF4-FFF2-40B4-BE49-F238E27FC236}">
                              <a16:creationId xmlns:a16="http://schemas.microsoft.com/office/drawing/2014/main" id="{8BEC71D7-A95D-8E50-3CFB-04B79F68816A}"/>
                            </a:ext>
                          </a:extLst>
                        </pic:cNvPr>
                        <pic:cNvPicPr>
                          <a:picLocks noChangeAspect="1"/>
                        </pic:cNvPicPr>
                      </pic:nvPicPr>
                      <pic:blipFill>
                        <a:blip r:embed="rId2" cstate="print">
                          <a:biLevel thresh="25000"/>
                          <a:extLst>
                            <a:ext uri="{28A0092B-C50C-407E-A947-70E740481C1C}">
                              <a14:useLocalDpi xmlns:a14="http://schemas.microsoft.com/office/drawing/2010/main" val="0"/>
                            </a:ext>
                          </a:extLst>
                        </a:blip>
                        <a:srcRect l="6069" t="66936" r="42078" b="10393"/>
                        <a:stretch>
                          <a:fillRect/>
                        </a:stretch>
                      </pic:blipFill>
                      <pic:spPr>
                        <a:xfrm>
                          <a:off x="101600" y="222250"/>
                          <a:ext cx="1022985" cy="274320"/>
                        </a:xfrm>
                        <a:prstGeom prst="rect">
                          <a:avLst/>
                        </a:prstGeom>
                      </pic:spPr>
                    </pic:pic>
                  </wpg:wgp>
                </a:graphicData>
              </a:graphic>
            </wp:anchor>
          </w:drawing>
        </mc:Choice>
        <mc:Fallback>
          <w:pict>
            <v:group w14:anchorId="570AE97A" id="Group 48" o:spid="_x0000_s1064" style="position:absolute;margin-left:-42.55pt;margin-top:-7.55pt;width:596.6pt;height:50.45pt;z-index:251658240" coordsize="75768,6407"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Sf3u3GQgAAKggAAAOAAAAZHJzL2Uyb0RvYy54bWzsWlmP20YSfl8g/6HB APuwgC1eoo54HCi2x2tgkgxi7yb7SFEtiQjJZrpbI83++nzVB0Vp5JHGyS4QYAaQxKOqurq6jq+r 59W3u7pid1yqUjRXQfQyDBhvCrEom9VV8K9P1y/GAVM6bxZ5JRp+FdxzFXz7+qu/vdq2Ux6LtagW XDIIadR0214Fa63b6WCgijWvc/VStLzBy6WQda5xK1eDhcy3kF5XgzgMs8FWyEUrRcGVwtO39mXw 2shfLnmhf1wuFdesugqgmzbf0nzP6Xvw+lU+Xcm8XZeFUyP/Ai3qvGwwaCfqba5ztpHlA1F1WUih xFK/LEQ9EMtlWXAzB8wmCo9m816KTWvmsppuV21nJpj2yE5fLLb44e69bD+2txKW2LYr2MLc0Vx2 S1nTL7RkO2Oy+85kfKdZgYej4Sgbx7BsgXdZGo6iobVpsYbhH7AV63ePMw78sIMDZbYt3EPtLaD+ mAU+rvOWG8OqKSxwK1m5uAriMI6zcDzO4oA1eQ1v/Qn+kzerirMko2mRGqDvzKWmCpbztmJSwL+i cBzSX8CWVdn+Gw+MYzgjRvGIXp0yZJZGDw3Z2SOftlLp91zUjC6uAgndjOT87kZpKAdST0IaKVGV i+uyqswNxRN/U0l2lyMS5iurVLWpvxcL+2wyJKWtHBN+RG6kHkiqGpLXCJJsiekJVsvbwlzp+4oT XdX8xJcwLjwlNsp2ku2geVHwRltl1DpfcPs4+qwuRiBJXmL8TrYTcDhJL9tq6eiJlZu80DGHjylm mTsOM7JodMdcl42QpwRUmJUb2dJ7I1nTkJXmYnEP15O6eiNsesqbYi2QnQotDTNRwe2t4/3P/T+a jJM0he0T7/+fKMy/EzvWe4VJkVouDJje4T05uXveDwiylvP7JJyMERfG86NJiPUlBqyFSwdRkkVp 6vJInIzSifdFn4W8b1/o/p2HkhOyLZJTMrQr3b1BwJzwXb2b70w66Kbk14miGxqqtrguEYI3udK3 uUS5wEOUQP0jvpaVwFjCXQUMy/nfU8+JHjkMbwO2Rfm5CtRvm1zygFUfGmS3ibWGNjfpcESZQfbf zPtvmk1tXCgy2nlv6jnWUor6Z1TKGY0KUX1HczdvtC2LqLUFn80MGWpUm+ub5mNb+DxGy/Bp93Mu W7cQGkv4g/AZNZ8epSNLS0vdiNlGi2VpctXe/11cGDdvy2KKjyt0uHqQ5s8DAnDpDRnSgor6Ihl1 Ln/dtC/sfMt5WZX63uALhDYp1dzdlgVlerrZV4w085GC1zQqwxP4taeyPMjLZXEjil8Va8SbNQoK n6kW6duFzeCQ3NweDDhHIfGZnK7d1LBeRzDghHUQf4AYb0WxqZFpLWaSvMo1AJtal62CX015PecL lJQPC+P0KB6yoNpnQlRpyXWxNqnPJF3zHMHTvTAa75Wk6VAaYPMtqgvKaI51NznSx7JLCsM0G1FU UjmMJtkYl4dJYTSiWmrBRRyOgJCI4Mtr4j70vY6QRpf4/L+SLADTMJxE4ci7zh5kdBnnEYxBoOKf PhidHa0FkTQh+dCC8XBINnQWTJM4NPCsZ8FiY1EFLa8PXcDYBTAFPVotHBQqRNOoUvNfIGxZV8h6 /xiwkG1ZlA2zbDS24z4g/88h+ZoloygaTj5D/QsSWCfcCT4/RJ8pZOeGALh7+hB9JjuDs+OgiHbj XGCnPvmFI6RPG+GQ/JyZ+usGt8lGw/MLccATgePcIP2Ve17uM7HRX79LV+SA53hFkAW6OM/XdhOR T4td42IfV8AG2Gxa3NQKRfu5fiJA3va3CHSbmsFFieMMM1a+z2wyH/S5jBnR2GeOnzQyAq3PnDyJ GfbsM6d9Zqu+sx3tzqjnUJmeg0aRRXkN2Bx7L+IBJMg1mdxfEkL1mZStrwKXJul1DTT5SRhCTQtg 194okmBJnQp7qqrpU3dCobdfIk/hf1sjt0+5z9KYlSfzv5YcwQ6RFxCe1tcLKyqhuPUcMomp7p1t yKS9+oQ+TbejXSlnvZVi8ExYjzbdbi8nV/NurzucfZfM3jorrRTZ0bPEBl3QE3XAkaTX7971OKBG N1xVuqAAJDcDMlXkFaEnb92+ls+75eWfvVs+twt73lVRV6G/q3JdhK59iGA52jc8qX3ot3quC+Ca Z0kyScN0kiG92t7ZteSc+rZs/wZh3msduLt+w8C0zI7Rrdm4U6452TdAGMboOZr+Y4JsNPYJ0e81 +gnkyQA3irAPjyOCPvbKJu8LYG4yylKjyikMfYB7Lh2iz4SZQjzhq0fH6cNWg0Efn0Sf/MIR+rA1 nsTDJD1vqz5PNBkmB9OgXOs3H8+ghLAUFcEOk30RrnCrbnCF9ZdTuMJ7OIWar2WfRRVeJEGAzgWh qS/r/vcAK5wntC5kkAV5hqvBXthTsMJB0/qo66x3Hm8eUD0X6z+tWHdNVIPN980+e0QC6PjZJupz +T4u364/9ddpiqIaWwhw65qiMRZ8wVWBPdCMrehQk4klq8QKO8ptqdeMesh//3o3+8Z8zT68WPGG y1zzBcP+UqNxyer8ns05K3G4LCkJvqTcQKahbuxfr8+KUlvgXFyjO9rKsrEnefPyht/xium15Aqb wLh3DEbtVbtTMZ1Z2ltmYTYx28ssm+B8kraYKbqkOHHHNjMKk4nJn70+rT81u7SBS+N5GOVajVEY Ze4YJ8bfcb8xwhHqBBDMwLF4RA1Hl8O9nCcd45jerAWI+zatORnGcbipjO7ons7b+/cG/u7/weD1 7wAAAP//AwBQSwMECgAAAAAAAAAhAOclTetMMwAATDMAABQAAABkcnMvbWVkaWEvaW1hZ2UxLnBu Z4lQTkcNChoKAAAADUlIRFIAAAG1AAAAMwgGAAAAEDSWrAAAAAFzUkdCAK7OHOkAAAAEZ0FNQQAA sY8L/GEFAAAACXBIWXMAABcRAAAXEQHKJvM/AAAy4UlEQVR4Xu1dC5gkRX1fkLvd6e6q2fMRNSFB ExLNRSBw3O1OV1XP3kPFoBHF0ygKSiKigiAI3N1OV1XP3pMD0SgxiE9ERCLhISoazYmioGAEQUBB RQXk/YY7HneT71c9s9td3fPcXbg75vd99XHsVFdX1+P/qv//XwMDOwvmq7neSOXNnlDf9bh63OPR dS4Ljy3yFfPsqts73JGVL/ZKquJxeTNh4SOe0N9wSuGBA0rtatfto48++uhjZ8Pohwsuk6cXg4na 8NjqWjHQtWJ5olYcW1MjXF82d6Tyt/Yj2yvmjlT+3uPyquGxtfE3BFFteGwN/v2Ey8OqXb+PPvro Y8YwX82lo+r5bkm9irDwdU5Jvsvh1QV2tT5mGZ4fHgziXxwDE9BTpVytDY+tqxEmzxhYcMQc+7nt Dgd8fNDj+hvDSzbUiuUo/S1jq2s0iGoeV2+xH9tuUFa7uSX1Z9gQnh8Kp6xeYlfpo48+tkPsefSg x6UiQl9Nhb6NCHU/ZXozLU9s87j8hF19h0KhFC70uDqZcLnOFXpNYSQcsevMBgqjq/7C5XqCcLWe MLmhwNSoXacZPKG/Mrx4bZoJ1As0N8rVTYMjJ73Mfm57gyNW7Ue5undS27S/Zcn6GmXySwPLlz/P fvZZAzaDUEcSrs+kXF1Cuf4ZFfouElRrBR5+wK7eR/cgTB1q9qSQa3oqPFxLfDlBhTrSE9Ebh/xQ eGX1Qvs9fTyHsc8xw4Trq+YtOdkI0EZBKFdrxSXraiSQn7Kr71DwhA5BPM2HLYaWE549MFDeza43 0yBcr8P78N7hxetqrlDartMMni83GRNdDiPA5BCu7nRLK19lP7e9wS2pJUSohzMa5+S3wJyqvjNQ VkP2s88WyMK1LygG+lfDSzfWhpesq0G4wFzQxWtqBRYea9fvo3sQob4Ta+8gNNMoga5RrrdQoe4l Ql5LRfRRZ2RF37TUx8DAgpOKlOsfZujo4jU1IuTpdvUdCpTLM43WU47PcqiQ9xZH1X52vZkEHVV7 Frm+Jz47qhrCiH7Y9ZqBcPWfYIQZJtDQ1IS8bmj/8b+0n9veMNevvILy8PbMwmp8y5INNY+pzw0M bD+aWszU1E3p8Y9qdGwCmtqH7Pp9dA/C1aUQGIxJelqlWi/x2TPmjIroXo/JcGBUPd9+bx/PIezM TM1soMSHYeF7XJ5m15tJeFwroxli4xlGtAZnR5fY9ZoBGg4V+vHMhGADjxkGuXFgYEfwHFS7uiz8 dHExpPJqmqEthoChNxe5WmY/9WzCMDWhbkibf/tMbSZBhfpmM/P6tAuEvvLqmsvUhUML1F/Z7+7j OYKdlqm94gRCePiT5JnOMMx3QfU+J6jua1efEYjVLyVc/V+akYKAq2s6Z0RqN5fLCRpUtzTMX5gM bFbPV98pLFK7209srzDu/Ez+L0yQGIepb5l4mJQqx9v1n230mdrsoylTM9aU1WaNxP/NK/EaalhB Mm2YdqrGdEyE+u+BvY937ff38RzAzsrUBkfUywhXN2QcFcbW1RyuTrHrzwQcJg+jQXVrQ0tDMWbP QP1hYGTNi+36TbHgiDmuL99GRXQW5fKHhMkLEKdGFq54gV11e4ezUL3EY/IkaKtUqO/TQH3OE+Eb 7XrbA/pMbfaRy9TKEczqd1Ehvw5mRIS+IK9Qri4mXP2ACP0bGugnYblI7rWp9qoxAWPqI/b7+3gO YGdlas6o2o9w+UdjCkwxtdUwQf6a7jf+N/Yz08KCM+ZQIS/Pblicg6kHSRcekFNY/rziPscMD+yx /ThT9IwFRzhYbJ1rrM88+kxt9pHH1OqC33cH4MW459GDiNXMLfU1BO9iz4/eSLj6b2ocR7JaW91C chPq2n3oYyfHzsrUKAtfTbh+qOEpNcVkohotV2tuSc0okXK5+pfJA+zU+6q1otBbXV75F/uZPrYv IFCzOVOTR9v1++gezZhaMdDf7toTdr6a6zAZEqEez9t3VOgnPFZ5s/1YHzs5dlam5pbUvxS5ejqz 2OtSnMfUT4tlNWw/1xNerxwi1HftzRpvLgRSr605pXCF/dhMYnBU7QmTJRHqWI/pkJTU4UOl8T3s ejbm+tVXeCI6mPjyBM9X0uNKen50osvUW+eW1Cvt+s828E0I2qZCHeUxtcJj4ys8PzzSZZV3uEyN DSxS1H6mY+x+aqEYqOtzmZofHmlX7wTeopXzXV8eQrg6DuPr8so7B0rqz+x6U6jtUgjChR6T78M8 mvlg4QqvpN4Ck7pde0dDU6YmTHiHZ9dvi+XnPY9w+dWMRcYImBM4h15lP2Iwqp5fYOEbKJMf9Jiq uKPqWFh37GpJ4Dwb8+AxvTLeJ5gb+b4CR/yr6i5UaM+PDw6Jcd/l8u0m5i6QJxEmj/eY/FePhW+C F7X9SK8YKk3s4fHx5TjCoGY96fd1kpkINKXAwjeZfjVoA1MrIKB7i9R8u/5sAAkQHF+9hrDKodTX R5uxL5l98QGXh0tzYxRnganB49wLwjdRpj/oMX0SCvXVkdjbcO7r1eMWfgeEy3chWNz11XEFf9X+ dp1JuEweYzJz5DC1OF3T6hoWkP1cL3AWhQcSoR4dzn2Xrg0vPblGuohkpyI8kgbVTTSINtFAmzK8 eM0mGqjPkKXZczWHy/fQILo1PktYa5goNjQN9G8cFn4EEm2yPjany+QHCdffo0H0BzMejefG4Jyy zmT8wG+U6a+7vj5kYJ/uBYAX773RJVx/angMfY+/w3zTWHUTKet32fWbYsFxL0QfCFdfKwbRLXF/ EQe41ggoxisUkjnXj9By9Voi1HqPr2y56Qq++nMi5FeHx1ZP9q0Y6MuLgX4se04T1YjQN099g10w T9VNxFfvTLxiF8pUpVieuI0i5RnGF27n5Qm0dY1XGl+eqDswMH/5XIer13tcfZMG0T2N2EozJwgL ERpOTr9xufxUUhhz2KrXNd4/tVbWbioKffqLe3CUmMfUX5FAnU0T4zL5fSI60K7fLajQ3zBzltwf cQq4bw/M74GpGSsJGEO0Nb3XIUzC9K8/btdHhhgi1NU0qD4VzwvWPUyg1bscX55mE6i5pZWvdLg8 jZYnfo15mNxjpiA7TvVenPU5o+qA5HN5gJDj8VASoX5KRPSAcWxp9KHRD6G3YT97XJ3rcXUQzOLJ NopCrR9esn5qvrG/hP7iC3z158l6AIQoEuAMMjLtx/vcvONWz5fjA3scltKOnf1WvdTj6gh4jqMP 6Evqe7GGA2jB0W0ek98mTB0+MNNn/XscNuSWVi4lQn2aiugGyvVmE7qRGnfzDY/RQP8SyRIGS9FS Y7oG5isPvgjTZWqw3Hg8Wk64OpeI6OZioLcl56qR/o8K/SgN9PVE6A3uaGUvu51mQCICwtXVROir KFffJEx/jzB9LWGV0+noh7NM0mVyTRyoaROo+kbCB3L5k+Je66abJHgXl+nPY5CL5ex7zLuWbKiR QJ2LuvbDeSC88gkTALx0g8m8gTLv1afWioG6BcQ4W19+CnXjTV3/XniTGYm4WoNUYSoecPRggasP kCC6Fn8HY5jyJMNziWLScq0xnmRU6K2E6e+7vn7bwMBAx2dixX3UMBX6l/OWnTr5Heablm2suYGe sOvnwQgMTF6OTRkHRDfvb+xliQW3pkaC6Pce16dB2rTbBCCpIn3OvGWnTPUNTKTZeoH3XaNepmyI BRdfJfJZql0J1z9E+3GbjXmBd956MKiHQLBQ02GVfYgvzydCbYnnZCokJPl98/AOIX9f2HdqDRTY +PuK9fdPrZXTYPK+bp45w+wOHlfzqdB/Gk6OC+Zs6ckITZl2VpXZYGpzF62cT7l8LJepsfBz9pp1 SpXDqck0Ae2uMb4g+rGA5DL1H6aiv4E4vkm39Js4kQKImLX2Gs8hyQIPj0u+JwmEGHi+3khE9PtG W/E857RX33t1YWYrFdEVhMv3NNLjDQd607zXfGxqvpedivPD2/K0O0+E/z4Z7D65BmPaMFxejbR7 a+KaaleHqcMJ0z9DvY5oA/aL0PBR+JHDKocitZz9/m7hjqplhKkLqZCPTTLhSTpuj1Njv6+tERE9 5jF1rtF09jx6kDL1/ekwNZM8gqsfxEJHK7qT7gcV+nbiy9O9NlYuZ2H19YTr6wgLv+IJ9e/wePd8 +X6npN/lMfkzF+kQy1aiEOqrzxhOmkOgGsSFcv0UzJSpB7sEODMJ1P1wCMm8o17wwVToTS/q0LxC eWWjzZDNwXegrnHEqpfa9ZHCiQZ6W3pTJ57j6o6hEcVjabO6zWzCJsQ7t5hFvLZGg4nNnh9K+/3N MG/B+iLh+iepxWXMsRM1T6iKXd8G8dW7qYgemiImdr8amrj9LTFBq0tzv3JGwtfZbQ/6438DBpHx ju2pxP2gkHwTcH290Qg7mf7F0j4RclPBDw8mQt1ipL+8b7SeQexf0tnG4ePQ0lPP1onNFc/vwRSL zUiF+nXKnFcfZ0+of7Prd4vZYGpD+47vQbl6OH1+Hq8BWApsYXJoNGQQaHKz3ZiwH/3k0OiqQ6Hl Yf7iNZIzh5P9B/OUd80ZCXMzmjgsfB2Eu2IZTLN1W5nS0OSC6tOur74ARkuFPh/MbOr9Zp3fWOTq r+13e776N8qlpcXWi9Ey9WMOi15HhF5Dg4mnY0bWZf+MpWTiCZdpMMiOBPcM9jx60PVVlZYn7m9Y mjLvalXGYisVFfpuxApTpn+UMUl3yNRw9EKD6N6me7JBdzLjFK85Mx4i+h3asdsGoAE6JbnJ8dWJ hI0f5vHwdoerT3pc/QLZqNz9V77K5fIapHlMPHbe8+D+2ywzx1QH4PYrvwbTT+LhrgAVOX6P/YFT pc5YbujUE6tbpuaWwqWEq0fNJOYNdKBxhngHFWpbZiObycEtAPWSO1n1AiIRRE87fnhiJ4t3OkwN klJRRPcZBmx9jyEy8cKpFTm+qS5F299vJFLELEUPOqxyONZFo/3B0RV7EqFum2SYjWJ/c7LfyXqp grFbXaMlGSa/AebESQZrrw/jxq43E6Efymy+uvSXnhNj5njCFRLacuIdfaY2VFI+5WpLev5ihzBH yJV2fY+veRFlcAhan7/Wy1XQhQfg4GW3OTXfjZRdsSRPfPkteEDb78LRAMyMk1lU7HclxjdVMutl IhaEuPpaHAubjL9tztTgdW20WHtvJL6JcHmP+dYMbchbh3ltNALfqzVoHN0mXIdFwRPqLCNALG4m ZCbHqHlfjIARqG1UyM32b50wNUNLhbo/FiTS72/QnaKIoBBtjTU027JSr2uEVv0wzlxtWulxCFXh XUawZpXDCZc3eEIFyLDkMvU11PeE/IrrJ5zTcO8YFfLKvI6lFqk5d4oe7jXR8ZxFlX2o0PfG0nij TesdKGMTyARyF+zpdht56JapDfIVf02Y+m2xPPF0+nunCgLP0wQf6YViLcLYpoV6kAr9EBVqi9kA zSQ2c04RPe6UKq+3+2GjV6Zm5o/rH2WFkniTQUDAwSpuNPBK6iBHVN5NRPRpyvXv4u9KE+R5yzaC qV86sEA5jXfUNbXfDZcntpkNjRKYkv3muKDe05N1UyXaWgyibdRySoDJiXJ9V3Gs+lRmTTTGwiaa dZNPPCf6ARro+6nQW2Bi9Ji6ZYilM2X0mdrAABxpMkTOnF2GjwyNhmW7PkCY/Nbw2Nptk+OemRur vcaeCNSTZp/E8/LIFLPR78m+I3wD4frBFH1IvaNutoq1ErS72ew/w2Cg1VlB5g0mY7XTiqnB0YJw eXOxvPrp3O+s9yM9dnXzZyx4NWgDSv1sqyVt2AqHNbsfzVHPPARLV94eaTCTxpoRyPepwbCeQB+a CbO5/WvD1OAD4HF1sdHQrD7E36Z+7XJVNXRnNHyTy9U7iYj+w5in0feUcBoZkz3OymyzLBXhaz2h 7xuAkwg0NVZ5gHB1PeHy9+7ouMmyRIU8g/DEcUZx0fjLYdJJ21Sjmif0HynXdyQXBgiAJ4zdva3m YYMwvSY9oJPS9y9Tg2I2mHx4aHRl7gaz0S1T2xOqO9dvR9Zywipnx4sjZ1In+4Ns//oxaLMeG3+f s6iyj7PwIy8pLDpxd5gpqa8kpMGMEJAcMy7/d6DNpaW9MjXPX3VwLCVb5qQgwtURXxwofyT3Ghjv H1e+iPjyw4SH5twiHkPzrZfVD3An5/hF8z/gkUD9ExX6bUUeLS+K8OAiU4cXhbrN1pyMBMrU54pB 9KYir77F1E8UCnMFU2/N2NFHP1zwmHozEeGBLpfn2+2mSl0K9YS60g30Me6I2ttboF5YP6wue0x/ nvjja1Pt95nagLuw8g9EhL+0xxbmOazv3UdPLdjPALAEuKz6Vnj9Uh49lUsEG8WYMdWdHlefdIR6 TaGsdse8kKDyt/AMJDz8qp0YwRFqP5yf5R+BxOdwYIqEyW97XJ3ocHUA8cOSN6I4vHs9rk7xmLoS RyQN4XPyWau9VkwNt2B4gXqzxyJ4MZ5pj5NdjKYj9GaPyW/BmcwpVfZ19lv90sLo6r+ARuxwtcqD L0IT2mAYvK8uz/VKzIHnV8ZjhpZl1vH+hZVL/87j+vOEycOwFwgPR1weLfW4fL8nonOIULeauram aZc2TK2wSI0aQcVuB2uf668OLhp/uf0MADoH5xqPq1uMtmn6shb75cdYB5n6uM6Kq1uHeMg8Pv5e jCc8XgmXNyI0DHUIl5cSod49+RAmggiZilHDZBEuLwSnjVXp+uKIvQQfG/LDUvLF7TDETvorKmRq M0Fq8IRGVoSPGBtvYwEayTt8wmUrc22sNrplaknA/dVIe3mLBCU2uV6HsxzbKzIJ4x3oh+upUE9m Fi/MM0I+AS3Jfi6JXpka8SvrbOmrTvhubrawknD5yr09Lr9dLK+teb48D1lN7Dq5GG3h0i96c+lv gLBVbzBZMOyxrI8nPGfhIeuWjm/u7p8ThL+zMDXKdcf5UYHdITDwaLnH9U9iIpTcK9iH0W9gSbGf y2APNURgimxG7A3DUNd7TTQ+A3sfLTqawtnBeK/a7RnhBetffsvx1T9hzaWeTQBCDTxqjYCZMcNb 49eMqSVQ4NEITGLGapNpp3EGKW80fgYJq0YGfOWLCJORoQ12W/g+ET3tlWTauzcHHhvnlMv866nQ F6Ef90T0UdxpaD+bBG4tIX60norokaZaMUobpuby8EPxuk/SHZOs46bCvidkHPRseCOVv6dCXoA+ uL68oGkITlntVmD6TI+r82gc7mM0MsL0Yci+5I6GR8FZpLj/iqn5dNn4WLx40p2jQp0Fd3Yq5LVT GwvqLQ7gcaDcebYLj+v3p96B/4poq8fl8uKSaHHcfvI3XXNHOwvgnQ5TK/LqgmKg78sstsZC4fqP BV81j4WwAM+crHQXm8ncUt1LrAl6ZGq7EJgjMoQKXpjyh/DgtB/IQ2yvjo7tJhRhNjOKFP1wMcw4 ecKGEbiY/K9WBK4ZdgqmBi88rn8GbYKW1QHtCmH6GMLlDyjMwSkiNHmGep9TUm3N4wYHHD1ITYxp DjGE04iI7nP9cLH9WCuYFHdB9GRmrs04TiB916cH/BOI/VwzwKuRcHlZ9jilsX46Y2qEq7+jQt2a tmA1+gYmou4eYorbzzWD68t1xfLqbbaWa4QKbry9mwMaJAvPyZr6Jsf9IcdPaCodwMTpcv1A7veh tGFqHpcbs0ytfkXWQGfnhHHcmX6PrbnbgFe2x/R1xJffcblaBgbocrW3x8KPekw9CC059QBl1XfY 5zHonCtCQ4TBDVPaWmxe+O3ckcrfpxpqBr5uHuH6p6lFho/39bUgJHDRpiJKB34bJ4vO3Ninw9SQ rLkowNQsRgRtEU4eJThMdAFIZUJmJNn4IFRd/YIWm7NnpsbVJ+3FFUtu6tbZDAifTaaGwPA8jzuT ZJvL+4YWrujKUtDAzsDU4nc0XKc7KfVE3ymtF2slehLu7wW/i9yiBxw9SAL97Uyf6uc1hOkN9iOt sEdZDVEmL8kyoNjk6PHwy70EmQ9y9ddU6GvzCHanTG2wrPYkgfptpg2zJ1fXyGjlBPuZltj9wwWE 29jtYSxJoH8Phxz7kQZgGSNCPZjRGo0gED1Zd7DoGtAyaVA18X/2OLVjaoSp1Rm6AyGEq9821bqm AWighIefQeIOj6tLPS6/Q7g8v+41mT4Oc5nSNmGKOycNU4HDBk3mhTSTuqbmiM4SoMKWG6u5UxKi 0VyYjPD7nIWVf/CMWp00f2Ki1X9mOpuDaTE1ofbLY2qx+VVdjbMA+5l2cBBEbG3SupfR3a2yMPTI 1AaQScP0PyUBxnPosfAs3GxrPzMTeFaY2pL1kGovtg+TO8VOw9SmW+Jz68sH929N2DMAU8PFpbb2 GDs93DWnjenLBh1Vi6iINttENRYC9dXTuWUD57M00JmUYJ0ytbk4A8xhasbEJtRNOJO2n2kH3LZR DCxHEzjGCf2oK9QSu34DHtOnxubZtJZnzqJ89TG7fjdw/LAuFFtrpB1TE+rdcWiWRXfGVtdcIf/L 492PTydAlqRCKVposrQgx2kekBHBJqRUKDCdY+IaaleP688mCbWRLpj8pbfguNYHnAtOKiIoL0n4 YvORugMOKqhSHDnpZSAMyT4YpibkBU07nUBzpqavdcTqnpia0SS5+qRdvxPA05EIvTklVZlzwmhr wVf/bNdvoFemBgYQ3ylna5uTwsllcIqJEyTPHGabqcGbMWWSwvcsXo/g+FQoQDcwgcRBww28sVZm ialx/V67frfIS5M1MwVZXyI4XnwFGUPs9zZFE6ZmHB6YvKzb9FcekyuN+36yLXNMUd3m8XB6wet7 H+/CgcM+N5o2U4Npn6vP2PU7wWBp1WvhBJcS1gzdgmNevhA0b9lJRWTRsMepbrX409yFK/7OfqYb YP49XAhta4FtmBosdXAIyqU7i8H49RUwkbdzkJt5lNVu8CZJE9J6oLUvD2lUgx0zlqjqH94gmEy2 vOerUFIHgeCmiAgYRilc3agDeyoVOhVSYKQhFv7ITsGTh5lnavWYHdZb/sniSLiAiuhPmck2BLl5 qrFemdqAQjaOqH4DuCXJTcaeyS2Ey00uU8d6pZUzYpJ85pkaTMJ6myum1mW32GmYGlzFkRXFZNJp V+rZU4xreUJrqZswKZf3IEdhR/FSzZhaLASebVdvDaxb9R2baRjTHpd/mMMq/2A/0S0cpk9KW4mm y9RiKxPyOtr1OwHOgaiQf0zTBjABeEjnt1lgahRpBVN7ASVOSPBlnLfZz3QF/wTiBfJHmXlow9SQ ecbj4Sn5QdcYJxPc/QSBN7WvjnNZddrz2RGKe62YR7i8Pb0pDVN7DJ6BkxUN81OXxISzvjjiQb3W W3BKE21N7Up85AtMamDGZfz2VM6v+Wou4hNSbcfOADd3EoDdnKn1aH6sS05Tmmp3IH7lFcgVZy8S E4chrAPNBHpmaiCucM9n8gfxAss6VxgChs0Ml/0guovw6JNw9+3mAN7GbDO1jPmxHlBNgubabjvs DOZHuEAjtyYROqKBHm9ZhKoUuV5HufoC4eqnFBn6TV/T569G0PTlJ9qGCeQytTg2igh5hl29FSDM wlPOFv7QF5yZtO1LB4DrPy4Qjr2rp9rvmanBihUYgbejoxcbeCfmLkMbkAqOq0wICuCOVt5q5itp soy12ZrLVdNUY93AZfqM2GM08Y72TG0A9NVl+vuG7tiaXr2fZn6N5S26H04/bhAu7mWvdQziV19B mb4nh3g86PB0GhvC1etNYGuDIMQmtaeckswEUgJIr4O0TVNtx/ZWRILbnpMmQj5JHDEQQt3bzj0V aM7UetTUpsvU+Ipcr6mYqelZYWoAPBgRWU+DaJuJ5Le1tsn2kFEE2pt+2K1LUYi5s9trh9lmallN DetSbZlOouCZ1tTM/gn0rzLrZxY1NUOUuerKpR8wsWIsfIPH9Tcywbtmj1YR0qFanmO3YmpcIsVW x5hrhD91q236j5ma/rxdvxeAfiDtXZJxTpuplSdqTo8Xqg4vntiDCp06ajF9asHUjE+CYWJppkaF fgoxenb9XkB8dZxNQzthaoDxkPfDL5h10DQTTEzHjGUgiB7xuPwxMi1N58y0KQYhEXP5iL3AkWiy yBN+/8Dex7uEq/9NmwlNXMo3JzM+NwAXVKHOSudcMzbgJxwRvjZV10xc5bSUBGkImNxMeftM3n2m lkBZDcG1l4iqyZ1n2oo9pFJ9MQWEzIxTFem8fo7N040DxrPG1HiH7uc5aMHUfvwCf0PXWisSGptc lPb6mWWm1vPVM8Be6+a5OCO3mIkx+4noQcRD2Y9MoiVTM3kjO8ac0spXxQ5oSQkfY2cYZMe3dLQC LD1U6NQanRGm1qGTnI1iWb2sW6ZGcINKhqmBliIPZTZPay+gTL0jow12yNQMkBQZN4OI6OeTOTut MKPJgr9jDgzdmbjeZdFRmdjF6QAR2ZTpVFoi4wTC1f/BPd2uX2DhUbQ+ufHgwlQZbUa26HQ92IGR p29qwRpzZWxWyHyAxxEpnxhU0x8cnjY/g2qgOVN7lsyPrZha0Dxz+4wwtToK5RN3R/YHCCFEqIeh udn9Sb7DSFAQOlh4prPw5I6Cr2ebqeWbH6fJ1PzKu7PmR+Snk1fR17Q/v7VBeDRCuboz3c9ZNj9O I6NIAybzilBX2owNGeqpkF+yLSmTmEGmhnATKmSczSa5HuOjh86IaRvETE3emOzvtJkazI+lHs2P PTA13PYALTrD1IR+3JmG1SKJaTO1OpC4wZzbC/VdhCDA+hbThxzm1kjbVYZTSfS5Tu6z7Agu08dk Jde1SHx7aZ7nYXzppLwltUhib6ALp6T82i4eUx8tBtY5Xbn6hMPzcyDiUslGvcYHd3og22dqLbBg fRGuwi4LTyZC34K5mtLe7EWGfGxGoLm0k7Q9OyJTQ0aCYqBSNzQYIU7I3wyK9tlXbFAEDou0ULgj MDWgfodiKhg4tqaEDzWNQZ1Bpoa8nEWTKinH/Cj0l1qaQTsE3L5xzUxyT80IU+v1TK0HpobbN7Ka GjKRqKfdkny7Xb8X5GqDPTC1SSxSFEk98E24481YjYyjUg7dMTcGrIN2/r0hMf6XdlNdg7BK5h41 EwvE1Fl23QYQSR4v6vozsbnycXhI4vfBRRMvJ0zekrJjI2qehf+Tl7oIKJTkcjvFlLnzjJtYtZZo ztSeg+bHFhgsq5cheh8mLQpvKrPILAkK479kfc0V+vSm0nods83UZsP8WM9fOeXFW/9mXIDp8PG2 pm4bnqh8zvaum2Rq26v5sQ5zQzKX6StoGmu/GbGcQaY28GocZ8hfZPZJnDjg+73EiNqg/vhrUn4A M8HUnmHzo1MKD4ytY7bgFNU8P8y/qbxLQDPOrOPpMLUEcF5PRuVh9ZSID5v3ZOhO3Uubge5ME4RV simWTLZkvdGu24CJ1rc9Jhcjf1doYjdcrj4UawP1Ns2hZvUp3FVkt9WAW4qWEi5TaZEmA23buKw2 Z2p9TS0XSHUErzCuLslIZygxUXnQHVFj9qNJzDZTmw1NbRjZa7j8U0Y7WLKupSCXByRVpeXqQyYh a3L8GkxtO9fUkBCYMnV31nRqArPzs2XMJFMze0Web3+fWX9c3emUqvva9buFU5InxU4xCdowXab2 DJsfkawbYReZNYv7Arn6WkehGK0wX3muH0775uv2ULuZS025utB8S5JJm3k3eYUfHfSjrtKspbHg iDmUxQklk5OGeCrSxrvH4/K0tLeiSY9yCxmp/DPl6vpkmxgs5O1qleQSzMXjYerQ2JzBCXV185CB GH2m1iNwLxPXX46/3WJsRkhJ3kydAxNfmMPUyqux2bZLpjaAEBZWudx2I48FL72l02tACO4kEzp7 HtSYsx2AqRlNDZKzrQEEyETTJMB9hpmaK+QH7ew7Zi2Ord7mIHZuOigrjzD13RkNvn4WmBqSJUNz tYOvYwtZdI8bVKfCo3qAMRNir9nC2YwztTowL1x/AgH2Nt2pj0OX8Y5JvHojIu5/FMcnNCbNOGhs w903dvUkhkrjQVHI+6YGAp1T24pc32xL/vUAT7gKNwWyi1Aub0oSiXijqDva5S9sztT65sd2KCxZ /Re5cTOxQHFeS2/IPT8+SIX+uW0eK46Z+U7dat0tZsv8CLi+nIjbzdFQA/0Hh1UOHVjWJPvKwhUv cMyVHvrmLDFOzNkOYH7ElUkZTd38u4qs6fnJxGeaqSGfn9AP2TkN43NOdUvmeqIu4Prjh+Sm4Jou U5uGS39PTM3QlLAaX8tj01YkQ5afnY62Rrg8M3Wc1CizxdSAkZUvplz+zBYuDa9g6sqBvTe69iMd ARmSKZc3pgbYcH/1qMvDpXb9FPZQQx4LL8oMRt7i5OpWut/439hNpACCLuTV6QVkpOetuPnUrp5E c6b2HNLU9gSxCQ8kr2yd7ToPHpNfySOcVKgftAvOplz+IBk0H4+9YYjn2HW7waxpamh7tLIXEfJu WwMyJb6dYgth6vtwdnKFOgqeYUgY6/mV0xBfQwJcIZKjoSXnbDvX1HBRLuX6JluLMX0XUc0pRZmw G4MZZmoQmggPz421EJtgm3i8b+JKGfuxdnBHq3tRrtNB8YnxmxZTe6Y1tfr3eFxlr50xDiPR04RV WmZ2agZkOKJB9bGMlobSCVNbcMacIS7fbl/G2wmIH37GPsczc8Pljb20Z2BcagN9ezow0Vx69ye3 gxQ1SKNlOmTbRlMDs7a9GcugtouHGDh7AZWruJvrYLt2Es2Z2nNDUzNBtULjoPdJ15dndEvscFdV hqmZDOnwgG19vYvnyy/bGovxoBPqzrkj1b+163eK2dTUANeXHy7iFu+8tYu/QSrGPBgir2IzCf7f /C1prss5k3wmNDUwtVZ3eLUAHIYo19+0maUpdU9QXIJrP2cw00zNrKFVbyTIdGITVrP24e4tv+KU O7zjD/Fv5tYPfYUtbCXHb1pM7VnQ1OL8u/KzGSGkTrORx9Nl4VEtLSspLH+eU1KH0wDJMbJtmtKO qSG9Ften0fLENnMVVFfJC0Dvw6/a74Y2Sri6BjeQ2090BBwUEy4fTW5SbCBkSOgoCeXeG13qy1TO RnuwaaDucBau+kf70Tx4TJ2Tt4BcPp5vCqmjOVPb+TU1XLTncX0RFofZrIj5YOpc3Hxg181DYVHl LfFlgbaGDRfb9rckkEDFFwXahN2co8qvD+2f46I7f3kmTtHGbGpqBmVYGuTnm6b3MaUet2MYlzHL p8coJo5bjCdp8rdnRFNTl+IqE7t+UyAV3ajaE2uacnlNKw80j6vmHnWzwNTiuQjPKdpnRo2xBB1h +kqXqXcgAYT9eAOQ7h2hTyBC3mwTS3v8psXUngVNDSiUwoWE6btSx0WNEp+vbfG4/mJBqEX2s1NQ uyK43hP6s4hzywgSydKcqe2CTDoej84DfY4Voajmcn2+46uOaD2CxqkI77Lfj3GgQv/PwPLzWjoH NoUzgoazgage11cMDHTWKGHq0OGxNVszG6S+eEA42nkvNkCE3pCe7NgTy/VbT/ZzmqkxfWlxyclT BLdOBIiQtyP4unETgg1od0ZSY/pue2E1zL4Ol++yn7OB4GPcb5Zpw8yd6cfPXV+9kwq1KN5M1dD1 w/PbuWvPOlMDFqgXejw8mwbVrYZI52ltmRKvSZNMlus/OiX1EcxZup8NpqbbJg5ohzymZtpm8g84 CwHRIUL9R36Rp0MwIVyd53H5M8rVvQ0GlP2uukDL9Q2F0dXN863OBlOrC2dE6FttrX+qfZwjmkuF r6JMHVXk4VI463h+JEgpPNBj8uMeUm6ZXIPJtVgXTJLfuYMyNYCMyhOKht7a+y1eF2DmyBCFS0eL XB3k8bBMxLjvlsaX4KoYj6lLPGSQMkJNcr3HNC/VXjOmtkA5ri8vHgbdabRh6A7q6zsdFlZg3rYf M9hrxTynJN9FeZTxQI73DQSY5vlx28Jh6lAc6qcGF/ecIZC6Q8BM4TH1f/YkIaCOcrVlcGE2JVYz 4Pwi/tDE4Bobq/qCXTeJ5zJTc5k6iorq5jShihmbKULfjFybjpAnIDOBx9WJhMlPwTwDxpVZWCiQ 1n15Bc5c7fdlMF/N9Xj4hdy7nhoENDZpP0aF3GrSpi1ejTiflrf0PiNMDSirIcLH30O4/iHl+uk4 AwIu1oTmCw00lkRB8I05yxBEeY/L1Kfn4j6nvcwFuOkD7zpTo1znx3p1gVymZt6BDPsIaI0zNrQu 9XRpGMsmjLueC/RBr9Qml+AsMTXAHQlfTUX19nzGVv9mWCTwO9YC009RARpR/07bYlDfOybGK/mt OzBTg1u841dOw7FM/lzGQpeZH2TJDzTW65PoczrxQnKc0FYOk2zG1AaWP8/zx99PRPWxtNY4RXfg 5EO5/CIR2tAdhIggFo4K/eM2dOfKaV2RRbiesDcMPpoI9Wm7biu4rBJlmArUSCRdtXNCtoDHqwfZ TK2+AL/Rqp3nMlMDsGhoED0eb/YkY6lLuEYLafw9lqjiuvamiNPW0EDfDQnYfk8zuEFlL7NRm5xh xBttahPiHQjVgCeh3VYDzxhTa2BUPR83QJvE2kF0VVGoW4jQ98XMWN9JA32Tx/UmZLhxysbEYsyy ODekTP4qw9TgQVhPRjAdNGVqM1LqWif2ahDd7YxWDrXfn8EsMjXAZZW3mvR6uUJSotQFh3hN5dQz wsg6EPQLXJiZE/V2bKYGQfIDHmHyzPjcN4c5TJbEGKXoQqLEpsOnPKE+ikuRU+u4KVOLAY3L4/qB +GaQLN1J06Pk37J0x7Qh9L3u6Pj09gxcttPnCTGndZmavOusEzj+qn+kLJy6uRrEJ5h4vMCiN9h1 W6EQRAvjlF1JpoarauSPWx0c7lBMbZaunsG9dYRHV4GY5jG3KSIQf1uyX6Zg7sBsgui3yORut98O bkktaaThyi5au2ARm5vPm47FM87Ukpiv5prbdXk4AsbklCr7NltHHpvgHtf3pb65XIUJaPNcrqZ1 eSNAhcx36Oi1mPUUa54x0dIP4CyEsFWj9rtzMctMDSgYx5HoGpwPx+/JWa/NSj2fIG68JkyfiSuZ 5pqk0/K+BsHe4ZkaACcNpk4m5eh+I7Q2PRduUqZu6rjN9eGzoHY1Zl0kI26s5TZMDUAWHo/rn9Cg rh3azLMjumMy99/msso77Pa7BmHyd0hFFZtb1pmBBeElQfd39MDENW/ZqSYzw7xlp9SIH34vL3dk K5hrPIR6En2Y7NPSjchFd1vTXHTmjqLKJ2DfNf2vPzfv1adg0G4u+KppwDdQCMKFRaGfNJcpJsdh 8fqa4zfJqtAGXnnlK3Ftzrylp0y1iT699t+hoRxr12+guI8apkJfn3oOfVl2cs0N5IRd3wacMnCT MOHqBixI82zdhDYlsSVL3bRmJPXqQ0gqisNou91OAcJIAv29WBMEc2u8N8FUcf2ESZobbaNMrrTb aMBcSsv1U6m1YGz4E3BkOMiu3w1wxYxXqhzUyumgU+TlzDNEVagrB3rI+m+DCr0Jazm5jroqS6b2 NUrdzHQfEfI6T6iPQXjISzDeFMhGI9Tl6T6tr81bunHGrosBBheNvxzX4EBjNt+A92TW09S6MusY afXM2OvLXabemjzL95iq4LwmNseCiOpftWVqiyuvoIG6296PxcUbas5ob+mp8E4a6DsytOE1p+EM 9lS7fjtAmIR1gQbRw9hXMWOxxymx3w1d2AAm8gAV0VlIPD/V1vF/hgxORbQDurHE5GNsL6gsVC9B sg7K1S/M3s+lO1Y/DN0xdOBRj0dnD/lhyW62JxCmzqGBvpAGKi5CX0S5vtAs9C6BqHY6NnE+LeuL aTBxAfErXV/kiHgUHHDTcvXiyT6Vo4vAMKnfPM6NMHmYeS/633hubOJiGsjT2nlxIuUXIthT7zTt 6AudHjUCSPUw4dIy+lBvE2Xx2ktoucVVOguU43F1cuo59KWsLzabtEPEmbLDY2lQvdBkeRHqfhqo x8EkCJdbKZNPUY5rfeQDVOhfweEAB8p2Oz1h7+Ndt6Q+VAyqV1KhHjSXegq9FedVyA9Khb6LiurF Xml8eSti6pZWvsoz8xJNzWk5uogI+V90GowXQLaMYrD6qTjUpHV+y1Yo8hXzKJdXpCX5+GzA5WEH YSzt4YmoEq/lxDrqtAh5ERX6fMr15ylcr7mShFUON1pZV+7XCSw4Yg4RSqf7pC/E/vF8daRdfbqo J2UYJ0H1Mir0vVTIJ8w5UaNw/TRuhUaSdRJUzy5y/V7Mi90O4mpdpjQNqr+HVkG5vhF7366WgtnH 8gx7P3oiuqgAoagHwOJEAtA4a07H1ny9XcKLVvBGw3KR608RoX9BOPaderI+RtvMv4V6FPudCPUL j4cfaxb7i9AJl8kzikF0Nw2q20igPmnXaQb4V8D6QssT50MbNXRHyMfwfsL1ViT+Rt5VwvUDhOub EaIwbXNjBgccPYjguckCIhNHprd0426Kcnm3RBu9Aa6cpo1En1BUK+KzPH7Gfi6O2Wj3LbuY/trP 4r/TIHiZNlH2OGyobZvos90XQ/w78yBNYcERc6C9FUbVIggZcAxyfPleMlo51GOVNxMejrTTZHsF CAsJohIV+m0Ok/+Ki2TJaPQGc+lrC2aWQJN5wdpqM4YtUChV3kK4ethoU1w/BULXYX8sqF2d0vhH Y80nYVZBjF6g7x9iqvmdZN3AXg/dlKk9MLPI61Ova7RTLFLUCar7elwu94Q6Mi7RkaQk3+Py8WVD +3Z2bQkuJoVXrzF1tWfs+WvQfGvPa3CX3PGDz0BLGtcZwDSHSsp3fX2Ix/X7PaHf5wp5CDxEib+i 1DT+0AIuiEYIRU/ruKx2w5U/BV/tj6MMwtU7PV++12TiCaI3QTvE7/ZjffTRR5coCrWEBtEdJsGt 0apicwjcn7tKx+SfQByhT6UienoYbSTPCHAu6cv/7tb03kcfffTRRx9dweXqP3F2mmJCYErxgfnv jGcjry7A2WYmtrKsdoNZueCHByMDi3EsshlaHKfz0GCb2w366KOPPvroY9pA6jePqSvNYb/FkMy5 mPGulH+iTF3uCfkll6uT4azgwsuMhecgeTMRakteNg7jpVuuPl6YhXOlPvroo48++sgFHI4I15ca Tzg7xse4u8Mzq57j0cQBxTkgTYyNYWaWdoYSe9xt8/wW6aX66KOPPvroYzaATCmEh+sJ3KAng0Fz YmhMaRJfUw9chjs2CaLbCohp7MnhpI8++uijjz5mAIOl8LVeoK5E7sdJbcwK4p8siXioONjVZEZ/ wuPRuXNGK9O6pLGPPvroo48+Zgb7HDNMfXmIF+epu44gts6kC0NQbCN3YhxIjpg7KvRthMvLKFcf c3z1T9Nw7e6jjz766KOP2QMyKuzGwxGnpF6P2ydcJo/3hA7NBaFMvXmwNL5kbmnlK3u9x6yPPvqY Xfw/0Z71sGrvXIoAAAAASUVORK5CYIJQSwMECgAAAAAAAAAhAH/Bcbb3tQAA97UAABQAAABkcnMv bWVkaWEvaW1hZ2UyLnBuZ4lQTkcNChoKAAAADUlIRFIAAAJ3AAABhAgGAAAAVCQGSAAAAAFzUkdC AK7OHOkAAACEZVhJZk1NACoAAAAIAAUBEgADAAAAAQABAAABGgAFAAAAAQAAAEoBGwAFAAAAAQAA AFIBKAADAAAAAQACAACHaQAEAAAAAQAAAFoAAAAAAAAA3AAAAAEAAADcAAAAAQADoAEAAwAAAAEA AQAAoAIABAAAAAEAAAJ3oAMABAAAAAEAAAGEAAAAADaO4TMAAAAJcEhZcwAAIdUAACHVAQSctJ0A AEAASURBVHgB7L13lFzZfd/565zQAY1GdwNo5AwM0syQw6GYhqQ4DGKSOBJF0rJkWz7Wrs+xvVqt V7vnePccH+9Z7UpHXu0flixKsr2UJVmBkpgk5iGHYYYTOQEzCANggAbQQAPogM5pv9/f792qasTG AFWDrv7e7qp674bffe9T99X9vvtuqHjllVc+XlVV9Ukzm62oqMCHnAjcmMDc3JzhpcJyY0wKFYEc gcrKyrncziLYQF1QPT09/eVt27b9JxzuXX/sjz766Mb169f/25mZmapFgLekhzg7O6vf6pISX3hm d/p3gXUzXCU03VPVePvZtra2R5qamuZUCBb+pSimCIiACJQxgYrTp0/X4Pw+h9c0Xne1wIMYbUYd 9khjYyOPWU4EliQBXAdzExMTlefOnaupxs5MfX39HF6VS5KGTloEREAERGAeAbYAoG6Yned5F+9M Tk5abW2tQdypleou/p50aEUnUFFdXT2LFsHZSrbWZU15Rc9VGYiACIiACCwOAhB3i+NAcZQUduoq smi+Lh1oEQlkmq5CrXVFhCzTIiACIiACIiACIlBqAhJ3pSau/ERABERABERABESgiAQk7ooIV6ZF QAREQAREQAREoNQEJO5KTVz5iYAIiIAIiIAIiEARCUjcFRGuTIuACIiACIiACIhAqQlI3JWauPIT AREQAREQAREQgSISkLgrIlyZFgEREAEREAEREIFSE5C4KzVx5ScCIiACIiACIiACRSQgcVdEuDIt AiIgAiIgAiIgAqUmIHFXauLKTwREQAREQAREQASKSEDirohwZVoEREAEREAEREAESk1A4q7UxJWf CIiACIiACIiACBSRgMRdEeHKtAiIgAiIgAiIgAiUmoDEXamJKz8REAEREAEREAERKCIBibsiwpVp ERABERABERABESg1AYm7UhNXfiIgAiIgAiIgAiJQRAISd0WEK9MiIAIiIAIiIAIiUGoCEnelJq78 REAEREAEREAERKCIBCTuighXpkVABERABERABESg1AQk7kpNXPmJgAiIgAiIgAiIQBEJSNwVEa5M i4AIiIAIiIAIiECpCUjclZq48hMBERABERABERCBIhKQuCsiXJkWAREQAREQAREQgVITkLgrNXHl JwIiIAIiIAIiIAJFJCBxV0S4Mi0CIiACIiACIiACpSYgcVdq4spPBERABERABERABIpIQOKuiHBl WgREQAREQAREQARKTUDirtTElZ8IiIAIiIAIiIAIFJGAxF0R4cq0CIiACIiACIiACJSagMRdqYkr PxEQAREQAREQAREoIgGJuyLClWkREAEREAEREAERKDUBibtSE1d+IiACIiACIiACIlBEAhJ3RYQr 0yIgAiIgAiIgAiJQagISd6UmrvxEQAREQAREQAREoIgEJO6KCFemRUAEREAEREAERKDUBCTuSk1c +YmACIiACIiACIhAEQlI3BURrkyLgAiIgAiIgAiIQKkJSNyVmrjyEwEREAEREAEREIEiEpC4KyJc mRYBERABERABERCBUhOQuCs1ceUnAiIgAiIgAiIgAkUkIHFXRLgyLQIiIAIiIAIiIAKlJiBxV2ri yk8EREAEREAEREAEikhA4q6IcGVaBERABERABERABEpNQOKu1MSVnwiIgAiIgAiIgAgUkYDEXRHh yrQIiIAIiIAIiIAIlJpAdakzVH4iIAIiIAIiIAJ3lsDcnTV3U2sVN42hCG8kAYm7N5K+8hYBERAB ERCBO0BAYusOQCwjExJ3ZfRl6lREQAREQASWEAE01x25PGiHhwbtxOiIXZ6ewslXWCVe/PR3xOFW 7GHb9wtjBa9cnFx4lm4uZGPYNJuenbOe5kZ7eGO3VVbMl5S9Q2P2fN+g+xfmxxxy+/O2I70fpx9G bOWPsTAlbWT7uXNyj3m2qyorbFl9lbUtq7YVrdVWif2l6CTuluK3rnMWAREQARFY1AR+cL7P/ujY EfvhQL9NToaoy6QRzosCD+8QZnxV+X4STnMu/irxTsHmcTJ5lPb5mV4p3O3Bf2Zmzn71TTuuEnZT M7P2B88cs+fODlptZaFtSzkhNbZxPGE7f3wUYP5H0ZYdcy5/hhSmydlgDIbRvm/5O7d5vvW1ldbd Xmv7tjTZlnX1Vl21tESexB0KipwIiIAIiIAILAYC4zPT9hsHn7f/9toxm5ydtYbKKquvopwpaLGj QMLJUBRFSAibEEIUXpngyuLlxFHWIpYTg1eET0PAPbC6w969riuHCkk8r0dPnLeD54esuSalDuEV x8UceDwhxBiDqSj0fAstgP43S98k/sKPcehowY/TjzHOweO6DYZFWheC8AMmO3l20k6dmbRNqxvs oQdarK25ym0thTfykBMBERABERABEbjLCVDY/eqPn/QWO8qURog6PnV0GZSJIJ4C5VCIIe7FfqFf CqNfSKi8OJofFnYYZw6iall1jf38zvXGR5/JcevC6KR94ZUzOBaXX54/w118ZXuFeUUY3xEnCbtM pKXj8TAqR7g4JoS4sMsfa+zH+XluyQYy4xPjahxndVWlHe+dsL/++iXrvwTFt0ScxN0S+aJ1miIg AiIgAoubwP9z6CX7Uu9Ja6mudlHEswnRdLXAsZwQYgyEJ+GTUmRiMKVn/GjRoy34FoTTh49dP7h5 lW1tb3Z7hW9fPHzazl4es5ok1GjB8/Ocac33k33PIQuPo2N4WGScOKaQeR4XfhE838+Pk3n5X6TP pXX7IQSrqytscGjGvvG9IRsdR/PgEnASd0vgS9YpioAIiIAILG4CP0Qfu/9y/Kg1V2GQQHYqScj4 o0s2VcF5mAu7EEkRNeRPapVL6fPtbMlSfEaaaDGjlVkMoljX0mgf3dKTgnKfRy5etm8dO49+dvEA 2ANy+ccxJat5MRbJ2WqXxBt98jINWwViz8NyNuO8kniMHOCXE4vJJ+KltDXoc9fXP23PvDhGr7J3 6Tsu+xPVCYqACIiACIjAYiQwh2eifwBhNzUz4+It0z259iroGncUOCGR4j0npuYJI8TJhBATeQrY j5RJHObtMC7z/+SO9dZSV+P5pLdp9Pn785dO2fgUjstb7QpzD+thPx1Jyg8talkrn8eaLcgPHpV+ vAVSD8eQhKj7ZueTP8tkn3bg6+eX+WXbjMtBFYcOj3srnkcs4zeJuzL+cnVqIiACIiACi59A79iI PX+p3+rQxy65kDHYg3gJkRPCjC1eIYRSzNhP4ij5JumUBGFhOC1SHDDO1OyM3d/Vbj+xZmVKmvv8 3skLPjqWxxViAilzQjIJLtpJR8it2PcNbmfHz/TpuOPYIs38bUTKhB/TxzHSBveSAORWvPieT29W BUE5Nj5nJ05xdHF5u/g+yvscdXYiIAIiIAIisGgJvDA4YP1TU5mAitPIiZbQSzmRVChrGJPCJ4kd j5pryUoxrx1O+3gaa03o3/epXet9cEIhwMGJKfv8y6cxGjeJLKagm/8ZrWj5PKLVsCBO7viy1C72 kh34eXjeMlNyL/eexU9iJolFj5HZzseOrXPnJe5IWE4EREAEREAEROANItA/Pm6zUDkhcShQ4pWm CUn7eSGXfFJrWBJTcQIRCj+IH7rUYhZ76Z2tdrP2k+u7bcvyqwdRfPnwGTuDSYurMaddzvoVQq2w FS+OOIRgnEguVe58QnpF/jxGKrt0JrGfrKS9FJe2wq8wfvJjrNiO99HROfQjjLTl+p7Ebrmen85L BERABERABBY1gbm5WZcumRZzoUIRE41WECy+MV/c8ITnt5oh3MVXPh4lT/5xLMMpfuJvFv3s1jQ1 2k9vX3sVu+MDI/a1o30YRMG44WIr7ae9EGOM4y/a90EUWRoXWIwbMdjXLn9M2Modb8RJ+xE7pQrb njLjEHlFHmEvtunPWVzm0Mev3MXdkp7EeAbf7rGRYbs4PmHTuHhYCPKFglsFhSa3V+gf8SNejCja 3LbM2hvqPDbfzg6P28D4ZG4un4ib2fULKUUttBV+OR8v4JEy5c5PzjXU0lRlyxry/TCSNX2KgAiI gAiUB4GW2jqb8dopXyfNZUKJdYG/MiGU1WJ+4km4pbqEnxEfny6koiUtZyOzxcSzqB8/sa3H2utr qQk9HT/p/xcYRDGKQRR1V4yQjT5wWR5Z/ZZypE3mQ0e/JEgjDfxyx59iRHyP66kiXWxmVj2PEKiR KtJEzEiZO1/PE8IO+dShisbT5rJ2ZX561//uvna21/7zscP2HNbkm+MIJCh53lH43NqzcUlEX4LY rmYhmoslVdgUTl9/+XalF5iO+jr7v9+5L5fpxbFJ+43vvWz9lyethsuxID1TIbZvp3m8ebeUthkn 2Y2B5UhxjfxS/GV11ba+q87u27HMOlfMH8mUOxBtiIAIiIAILFoCe9qWWzvUCBskQrJAvmRKKYmk nH92ljHiNMSOR0U9kpc+jBR1WGzhHeHxV2nTqBP3diy3h7KVKLKsEG72o9OX7Kkzl7IlxpL9sM30 9In3FJZ90j4OmmEex8VcPBJOabKQSJ+JvZyfH3/2WJcW5olB7hfkndlOaWk/zg8+CFveWv4NIktO 3LGF7ndeftF+79VDfjfSkAm6CogvFpsqfPFVWR+CSjTmUWq5kEK8mH0bfhB/HHVD0cU/jhOaQs/T n9u+zjqbGnJ3OV945TT6JIxbA0c4wW44bODf75pYFrFNMefFMiu887cRxvjpz/NMtipsZHTWXjgy ZidOTmJ5lVbbvrE+BepTBERABESgDAisa1xmW1ta7fmLF6w+11qW1Rs4v6gjop7wdzRPRTNBJuC8 DmFIxKEQihovpcmHsU7i6NdPYSWKGqzuUOiGMYjiLw6e8jor6q3MYmafcemTF4r5/NyfYazLED8L 4UZBHed77pfC/Sxzx5/yC2vZXpYfU0T6IJMshH8Kq0Ilv7an/BtC5n9zGdJy/vjdQy/bfzjyit91 NLI1jcul+IsiLQmtKBqchye96MPC4S1r2EgFm3ci07iQ9q9ss/du6HZ0jHfowrBP7MiLxO0jNdPE KxOHad/thUUXkhRw8Mulw/H5ccAu84vtzBbi1VVX2sTUnH3j+0P22unyHwXkkPUmAiIgAkuEAAct /IO1GzGoAs4bAVjLoD5gXcFX7MWnCyFW7awjkmOcqDMiLkO5hXfacxuxP4lWu/es67bdK1tT4tzn Fw6dttcGMIgC9VDeTtjK2XOrrCNTHpE8Wu2YH/wzsRbHF8fFWLTh6XJijn7hnwvz/eTPVGmbMfBX wCMdQ8oPs7pYd2etdXVK3AW5Mnl/BcPJP3v8MO5KeE+TFRgUIrr8RRIFJFrlotUuCktWcBCXMoyp k1irw4X3md3rrTa7y5mB2GOfhInpWW/hY+yUhrYo4CJ3vPtFgn0vzPSPkJRbxKRf+LsEzOLSz/cR WgUBOItl83749IhNQujJiYAIiIAIlAcB/qI/vHqtvbtzlU1AoYRYYS0RLuoLbodf1G/ZXiZ2cnEz IRd1SmF6Tn0yZ92N9faJ7VevRHEMgyi+/up5rz9T/eQ5eHUT1jwP2I96KWynY/IYrLty+XtsPxfG THUZpkwu2EZOTIPwLHaWPqz62Xp+WZwsLvdyx+B+tFNhtdB09+1vMD5MK3fHMrBk3N+dOWnDmCuI j1SjoKAIZOKKPumPSiu282i8oGSFJG2zAE1CwHGo+I4V+buc757ot+f7hrKLADZyhZkFOCuE/Ez+ 2SfD0qPe2M4X8uQfhTwruLlCG3Y5+3b/hWk72avWO6CUEwEREIGyIMDfffbb/hfbdllLTQ3bAlBX 5OsQ1ipep/njWJ4y64i8S3UbhRJdhMEXdU/aZ5wZdC/6GQyiWAmBV+jo/5cHezGIYjoTTZEuvYd9 5hq2c/ax7+IM9awfY5Zf7LmP24u8wpqh3zld/vhzRx/niDD6pHB+cp/vdIXHkvboNzMzZ5s21Fl3 9xJQduCQ+DiUcn5ja9qzaLnjwsZ0qQD4FgpcfrkTQMEFQAHHFrYkwFIab3VjfIRxSRbe5fw0Lobk LmEQxedf7vW0jENh52IQ2xRo7pfsJpHJi3TeH62lVAhDuogR24xLl6xxK8LxiYEh586jCU9OBERA BESgrAhsb22zT6/fjNa7NLsDa4FUkadaJP9kKuqfqCEIgjFSzZIq/0iFfuN4HLt7RQu6F626itmT py/aM9cYRFFYP7p91FX8i5zwnqv/uB1mI0b2Ps+PqeJVWE+GeMvCMvu5PHL5hf3wZ9z4iydiqIaR T1Njpe3dM1+0xhGV53v6fsvz7ArOahpN2eemJv2OJxWgVACi8ESxYAHkpcE4hS1uhYWUQYzNu5lP YA6gwrucrxw5a2cxiIJ3WVnxuuZnCq2AGOO2H4MX1LCdBGZcPPTLF1i3m+LiM2crK+gTE9kVwwOV EwEREAERKBsC/2DTFtvR3JKNnI16gScXdVdWj3mNEfVGruZA/cCawes2JsA+Hd/ZUFGLgRocRJG6 F3kg3kbQWsdBFHOo71Jd42Ewlq+XsJ3bz/y9bkJMzybVhilNih/+HoXpvQ7LkiBpCJR8WubrcbmR udhPdviZj5N8udTGnl311tqyZCRPxi5RKuPPGhTcnjqq9jTjdRQBiqgQcSwQ+WLCQpwc/VkkvFh4 gcUgChSWnctb7V3ZUHHG5cSO33i1z+rR986te2HPbzO92+JFFf9MFnE9JMJTfrHHfOmDP9gLG/l4 6Sj92DIb9XXJ183rTQREQAREoEwItNbW2j/esi2rydJJsYZIdUl8UsklvxSLdUmqQ+iX1Sy+EsXb e1baXgwMvNL9PRosXhsc8waLzHIuZdqPfPLHkLcRdRHrrjieyJHhERKfyTfZ8XCmgcvFc+FXkIfX xfk4KV7Ul/D3+JyXb85WrKi2nTvy889GqvJ+D01Q3ufoZ8cRpm9u7/C18lLxiE8WnvhjRLbauRzL FSSEuagqjFWB0UKV9vNYb6+hOp7fsyPqX+LuZnRyNkbgeq7RqsbNlIPfmaAU+r4XzsxuwYUYd0D0 T+li+yqR54U/tdyF8MPAWYwEWnIz3DhtvYmACIjAUiDwvtVr7J2dXTYxEytXpDoj1RjRKldQg2T1 Swg71CeZ8OE+tI+twBytn9y5zvugF/I7OThqfBrF7kzxF6FhOZebeybb9E0h7AXl6ZAfXcTJhWbx IkUSZREzn1t+K+JxPwk332YOmf1Iy5xyIT67xL37GqymJh/KGOXuyHrJuIdX9VhXXYOx/x2dP/rM BBb3q7JtFgEWjfhkgcz2EM6/SXTMfBfucu7tWs5k7r538oI9eXrAm7SjCDGmy8RcXzv6RPHM3t1e yivF52dmIcuPGcTFmCzH15ZPEeFcZKOjvdp6Vpf/MG+HrjcREAERWIIEOCjwV7ZvtzYM/6Q4S6Kp sELP1yRRx0RtVAgrahB2L/ro5jXWjTlaCx3ryb9C//EhzG3H/OiiBkM6r0LzfvMH/LE+wsuDU9yo R+NI8n45C1El53IIexHb883qwohP/8IwxqDj+cRfarXkIIotG2tt3dql1+BRWBaCTxm/9zQ22S9u 2OITDufvElgYQuhxy4EUii5s5+PGXU4HlmP52R3rcqQGUfj/CiOJ5g+YiE6tjJRLT1vIzIuf97XL trP8GC9s8HhSvojtF6+ncpEXFzL388XZt5Bm356ld4eS+yK0IQIiIAJLgAC10LbWVvv4uvVovcPk bV535euI2MrXL0SS6oto9WL9YhhEMWu72pvtg5tXM8o89+yZAXui96IvMZbsuxWvr7K8kCJaDSOp +zI8E4P0Zb58j/x9J7cX9W2EMobve+yUJtLFXhYvyz/i5s7K00ZeWW6I11hfafv3Nsw7njiC8n9P LMv/TLMz/PTGzXY/Hs9OcRkXfPl5ACHGUhFkIaHA4kNX98sKFK4F+/iWHlu1LH+X8+XDZ+z0MPsk ZKkzMcYsUx4Mib/wy22HdbxD2iFdKqopnMeXtmmPAtB9suPxPaSbw/W9fm2NrV+39O5QyEVOBERA BJYKAf7u03160ybbtKzZ+4BzP/lntURuPxoYWJOEi0/Ub6izfh6DKOqz7kVZsK8b++cvnfRRpkwV 9Q7sF9RRjJvPJ9mOz2TfH5d6XeW1FuLDFmzQJXEWdVw69hSetxN1KPfT0ae4+IStfB0ZcVKdO4tW uz27MYiiNXKKXJfO+5I76wasz/fPt+1AH4KQbV7kfD1X3/Jn+fnCEn6pAFPYbV/ebA9vjJUoWEx8 YsejfVbLVSS8+MWFEGnwqDcrkl7gvGyiAKKwMw/Gz7XUYT/lU3gBcTtsRFwvvgUXWOxXWF1tpd17 oMEq2TQoJwIiIAIiUPYE2tFX7h9v2+IizAVYdtPPE/eaIKtrom6BZxbOemMC4ucdazptf2d7jlOm u+yrR8/asUsjV6xEkauh3LrXk27viroLrXbxB383GPUdM0n7KUYlHv2mbbfudRt9aBN/mX1P6+lT 7PDJx+Q+XBafM8V0cBDF9qU1iCIgxPuSE3csa2/u6LSPrFmLvnMoAfBIQisKUlZ4soug8IJhv4NP 4XFsY020jvkgCqxEMTI54wMsvKB54fRULtxYSEPGRXGlmAu/2GeoF/1coc7yj6IdYbntvDUXhvRH Oi6pshuFeEX70pickczkREAEREAEzN67ZrW9tbPDB1eQR9QsUc/kt6PuYDjrO/bTa6+rtZ/bsTbr G8eQSMunUF85ciY3OjZqJAQijQs6r488ei4vl2Jeh4U/31mf0uXT5CxlFjg1S/j50WZ1rttiek8d ex6eS8UA+GT5FZ6jT/aS+XMQRW1tspIZW0If5L6kXPqq//HWrdZVX5+74wk5FgUq3S0kYcdP9k14 +xoMoujO3+WwP8JT6Jfg68dmRTEba+sFL7W4sRCmvna8s0jCrLBfHf38j3ELtsMXX5EX2CjQqbj7 F4e+e8vbqmz3rpvfocCEnAjc1QQ41im9WOblREAEbkyA687+8o6t1liFRodUTzBJJpZC/MQ+6xa6 adRnH92yxtY0N/p+euN8d+w/fml8ymd9KHi+5bVSiuc2s7osZ58xslY7xgvxlavBfN/9M0sVyCvq uqzeTf6eCes6pg0X+aWaj2GxnX/Hlh8PluFEY8eGdbXeTSlLviQ/lmwHrdWNjfaLW7bYbz3/Eual i4IRxTAKFAtdtLJxJQqz5bjL+SRa7TilCt0wBlFw/VgWqNxIIi+MkT7eGRN2PA18YCfuYpgfQzw0 2y5Mx7wZRiHIuNlqGdj24/IQ2oMFxDuADqMNDTfX6dNoq06xkMz4o1Bu7qvHz9izfZf8rpM/VJxg +pPoU1KdzT1Ybud75flw5Fuh8zK0SL7mU2en7JnnR70fEMt1TU2lvf0tTaZ5Gwu/UW2LwNUEdixv s4+s77E/O3oCIg+1hNdFqb5hPZHqFwg7PLDaiu5FH9p09UoUz/UN2g9OXfBBFFE/xXs+PWugcFkI dmg77KcjS3VnipNi8Kco0s9rs/N6LH6mwk4+j8xywfEzj8zXbaUUTMO6mr8XbLVDT6kl7ZasuOO3 /pF1a+3vT522I5eGIQaiwPj0KCgyhUWYFeZHMFS88C7nK+iTcBITOzb6CsQoXihUTOOFGdup1c5F Gjy9MHoBZVzfc79K1GJM52kzG3EBzPdzCwiPlPiEDd6hrF9TYxs31C6oEP9/xw7bV/vOWBMmdOYw 99UNDfavdtxjK+vzg0MWZOgmkfi4+q+Pn7SnLlxw4UuR1YaJN39l5/bcI+2bmHjdwQcvDNnXTnAi 6SqfvHJT2zJ7BKJ8KUwOMzQ2bZ9/8pxNoJtAJX7ZOHnnho4Ge+++9uyO+nVjLUnCkZFZO35qEjcd cUPFfqTT02hZ0KTcJeGvTBY3gU9u2WA/ONtvfaPj3lcuVx/htLxewjslFZYg95UoUveidNZj0zP2 3148iUe2c97NKGmjSBt1D+P6Puof2k/7vBlLrXap0YGhuTgID8caDHFzdSB9U60Wtn2/INzjZ7Hy YZEqbz9sTKMf4W7MGNGuLkq2pMUdB1f80+1b7X9+/FkvcFGYs8KXFTiKoI2ty+ynNuWHir82OGJf PYJBFN7yNT9+FOjMEgtortXuynjZxVFQiNPkKfMLfhTfaOmLbX/HxVIHRXoAdyiuL3mN3MRtXtZi Tx98PusfaDaBi7kKIuDf7rvvJilvLfixs332G8+/CIIhXCdxq/hR3FU2ZH0Vb83arcWmMKjDnStf s4AW39Gt2Vissafww3asb8xGJ7C4N8UdxH8tZ7VOP6wsnHex46XC0XtVqH1w2UUL3l18vDo0Ebib CHQ01Nunt220/+vpl6yGT6NwcF7roI6h4zYnPX5XT6fdX9C9yAPx9s1j5+zopcvzWu0ifdjKrLmd sJ1Z9TosxcEnrl2m87RZvmmfn/w5Yh0W4XjPpU8+tBv2PFZWR7qf2/bg3FsFBkTyeHwlCoi63Vhm TC5abZc0hwc6O+3dq7t8YmIWMsoyL2JZAWUL3M9i/djG2tDBvKv5/Mun7TIqUK5SkY+bpGGCGgWV cP3SyhX4fKHNcooYWaG9IlWkveo9Wu22bam9pdUoHlix0va0LXdrXPu2CWLr0XN91jc2ysO8I46V 8ldO9bqgqEcLIcUV8/nQup7sLO5INjJyHQIUR9UQR9R0FP25J+/x+36dVPIWAREoBwI/2bPKPrBu tY1DxOFeL3djx9/lccyHtxZ97H5h14Zc96J0zv2jE/ZFTOlVk9VphT8XrJPSfqrLQk5ldRuMRIwU K6zGHkJ4HHApNPZTaApL+4x/LWspj2SHcfLxmJqvA2i1UzeOYBqKJLaX5DtbC35x+xZrx2NDKn8W 2pBsXIli1u7DMPEHV3fk2Dxz5lI2sWNezBUWsjQa1v1g3G0ViMZ8qxxioNBHXvHJ4pl/LIw9T1cY L+zNzVRYa3OV7bvn1u5Q6tFS+eHVa20KVzqPvhrHd25i3L525nTu/G5349TIiD3Vf9FFHS82DkTZ g/4g97RfvWbh7eal9CIgAiIgAnkCNXhi8T8c2Gn/ZNdm60J/Y6+HUM804befLXb/5i27rbtgjlam pPD7a6xEcRECj/3DQyjFuz9udfOsqRg5hXMnHzMCo86iv8flJ2xzL7OGz9TXjnUe4zM8vSJVWM5S ZenzcSN2shnWzTiP89pb6KLEPMrdLenHsunLXdfcZP9k5xb7f398yPgIkX0SuJRXz7Im+6V7Nngf IMYdnZq2v8D6sQzjfHJeZFH4cgItE2MscC7yWA5ZODP/GCQRxZFBXmA9bvil/UK7zDdycl+3xT5s +/fWWVMTU9yae7h7jf3e0cM2MjXl/dBqYP2Lp0/Zz67fiKXTODbq9tzXe0/bwNSkNVRmLZ04Ud5N 3gnbt3dkSi0CIiAC5U+AT2U+vX2jfWRjj526POp1WndTvXVdsbxYIvH8uUH79onzuCFPPcUjhHVU qnvoE/tR3+X2Wb+5IERMCj+vDwvjZPVWssT4ma28dfpk/i4e2YgRLvKP0Px21J2eHvFZx/o8r/sb 808qsvRL+UPiLvv2fwoXAvssfPvkWRscn7GNLU32IQ6iKLjL+SomK3714gg661dnRbWgeGYCzgsg CyjKXNoO8RdFk+8+iCKLX1hsC+9ycmn8YokWO/pxJYo13TW2ZdPNpz65VsFehSXY3rWyy/7q1AkM IqnyUaUHhwbs2UsXfP6/a6VZqB875H79zBlvEWSaaYjQbjB9W3fXQk0ongiIgAiIwB0g0Ix1Z3e2 t97QEvtdcyUKDhqsLWi1i7or6rD0zla71JBBv+TvWxRtLtyinmOmqTEj4jFW2srqQsQPv8wS7NOF sMM261Hs+yuLy71UNzIuw9i3eMfOWlvZcfuNE7RZLk7iruCbfEt3h/HFfnVpypMU3IuJHb98+KwL It7feHH0wh5FMe55InYq3vlHsIidFVwvrl5ow8b8IePZpZMLj6KcjoGFvaYaw7z311s1Pl+v++ia dfaFM6eiVRFm+Oj0i70nIe5WwuTrt/tUf78dG77s/TZ4bJOYeuUd3Z22ArOoy4mACIiACLzxBKiT +CvPJ0B/+sJJO3zxsq+wFLVN/vc/1WM84nj6lGqHTHRRzLEVA9by9VthnLCVLEZ9mMI9FVNmf+Ef e8wxRB738zHd232S8ONTtJaWSl9mLEL1ngik1s+0r08QuFLYDYxP2mefftWGMLcd+6nR5e9SuJ2K YLaNKF7Y4U/AqcBSulHM0c/9cXGku5BCG8kv9d9L6WanMT/R5lpbhZa723H3tq+wbc0tNsErA8dQ h2b8b5/vs7NjY6/bLH8ovtLbi068WLMXf7Ds08Q8jNnT5URABERABEpPgGuoX+lYg3Ge1s8+e8y+ cjQNoog6iXG9vkI9xa3Yy2+luoz1VaonGYsuwiINW+3ooi5DGIUg9lOcwvrO/WEv2fZYBftMGy4/ 3yv3U76c57WxUVImg5T7UMtdDkVssF/di/2Dth6PZVmmXrkwbH/7ymk7hTntKIKS8EpFkQUstdp5 gfciioLnhTMrzIXbiE8bDInPKKS057ZTXL8Y8rnMwb95WaXtx2ig23Xs//YxDKz4PwYu4Y5tzuei Oz8xgUeqp+0zm7a8LvO9I6P2+Ll+H0gxB3JTaObf19Fu29pu/FjgdWWmRCIgAiIgAjclcGp41H7Y 24+pT1YYH9OOoH574fygfev4eesdGvX5QFNDRdREMDlPiME31UkIyguxyNprKKySxJB4Z/zYy9de aZ+fKR0/sxgF9ufXiQVxMvspNQdmzM5U2ppV1eiitLB5XiPt0nmXuLviu66vrjJOhPvbT7yCQQDV NsIpTyC70px2Hh2FMVrkUDxzBTOTbCi9ldm8OxR9LtiQKIRbjMb1Iu3pIjy15tF2xE+XRSYcERcN Y7Z3d70tg8C7E+7hVWvss68eRmvkpF9wHFjxpTO99on1G7xP4a3m8fXTp+3S5KQ1QzjiUP31gZ41 C14FYxDHMYi7yUHY4N0m5yDk41y+OL1HMRz7m4zilazzTpQ/gFnj7E2z5JxRhStCcI69WoxWu1XH aXXGp2Yx72DcZddj/sJGTFTVULs4+pBMTc/Z+MSsjYzjHCbZcmvWUF9pyxpwDvi8025iYs4mJ/Ga iu4TXD+yvp7z473+nMZH52xsbM6mJ6PsVqNxvL4h7KJrqpwILDoC/B3mYMHPXz5lv/rNZ62trgZd cHDd4HeGqxOlZTOjtgnhlWqeqOGSX06G5RjkB1GEV9SHvPJpIVzswcfFXgpBeFZnzv9lKEiX1Y20 ktJyO1c3uj1M9wT1ct8BzvOacmQsuURA4i6RyD5ZwX98a489efoS7mzGXOiEMCsoXB6XvskvCiFV gRdRXlW+lQpyFPO4APCO8CjYqVBGOhZ6T5kr3LHPKVq6O2psx7Y713etq6HR3t7RaZ8/yeVqqtFP rsJeGhq05y5dtAfgfysuDaTgKC0OdOfEz2uwvNvb0N/uRm4YI3a/d/qcfb/vvB0dvOyPvTn9DB2X dGtCDbuxZZn95Npue2ht14KF4o3yLAz77sl+++MXX/MWWfaz7MKIsv/lJ3ZisuUb1+b8evnN/OXz vfbs6UFMGIqVFPAdHVjdZp/ct6Ywi+tus5/jc71D9tTJQTt9CRMPQxRR29FuDX6s2upx7isa7b71 rbalszHr23Jdc29IwPmBaXv5+IidOAthPjxjUzgBdm7mD79/f1gSb21Xne3b3mhdK26vKwFPsO/c tB0+MmFn+2YgxCCs0U2B12tNDXi1VtnmzTW2CXfx/NFfiOMTq9MnZ+z44Rkb6J+1yXG0OfMaxD+v bsyOZM2tFbZ6Q5Wt3VRldbffaL6Qw1IcEbgjBPhbwhvjz+zeYM+fH/Kb51rMY0dRl4RS6rvm9RbK fKGYYnqGR9z4bUrCLB1g1FlZ/QXPSJ/2o1EivweL8+o+2Pa6LrPNC69gn778o4vaFhtITz9e+7t2 1ll35wIvdreytN5E5hrfdzPucH5251r7nSeOeNFigWXh8kLu21HUWLCTYGOF5tteOPNxWTQ9beaf 9llAU/y83SjMjMMtSowKNHmzMeg+DPO+nUEU1zhN+5me9fal0724XiDJcPxTmCzoS72nblncPd1/ wY4MYQk3/HDw6uNAinev6rJW1o7XcBR/f3ei1/70yHF7DY9zyZGtXv54G8dBB8x2GY8Qnj1/0Z7B 67HT5+1fHthhy+uvbdMT3eLb+NSMXRqbhICHKEWGDfjRo8hbqLswOuk3AGyt47I3G1rnL8J9PTsH +4btiy/02fELo54vBUpWoiBWuHLInPUNT1jv4Lg9cWLA9qxqto8d6LblTbcvkK53TLfiPzA8bd9/ YdgOvTZm4xClPH6KOX51/oIxchwambEXDo/a4RPj9pa9y+y+3U23ko3Hxf2CTaBV8Imnx+zw0Umb RmsdrwfmyXLDWwG25J3tm7KzZ6ftyOEpe/Ct9bZ8+Y0F+sjlOXvqhxN25iQs4BpjPiy9hW5ywqz/ 7JydPz1jr744Y9v3V9m6rSilUUQLo2pbBO5aAp24af3E9h777HPHctcnD5bFOF5RoNN2/tcoronk z9i+zWuPf9lPZYSHxfgdS3bjk9cV49Dlfuewnfwya5lwy8fJC03GYPz4ZFfxtpYq27vn1uZ5Zf5L yV35e7aUzv2G5/rgmg67t6vNm7GjcEZRTAUsTTbshQ6FPBU+qhLGd8GWK44FhdPjhpUkGgstR4GO +LQ6C9GwfUudrVl953X4PgysuHd5u4sxHncdnj99GytWnBkduSGbwkAKw7+DIJzOOu5SGzVjRYqH e649kKJvdMz+1yeesd949qCdGh3F4+4Qdmz5YqvdBOxQHE5CaMKUP+akePr+2fP2288cNLYS3inH SpqiJIkTFwy3YNyXyqIoLXjdLPlXXz5n/+GxY3a0f9TTMU8+2qWoa8DjWD6S5XFRAFfjvFk2njk5 ZL/77RN2dhBq4w12B0+M2h9/9bw9d+Syj7Lmahg8xhmU0/Si0GUDLM+DNyT0/+5Tw/bjV25twA7T Dw7N2t9/c9heenkiaxVEHYCCweLGMkPbdP4dQM/1oVXvW98ctSGku54bxSPYx745bqdOYA1eXKx8 nMsKgxOhpn2mzdnGpTcybPb0ozN24pXr271efvIXgTeawHs2dNn29mb/rclqHxT6uHZ5/bp0wn7U ZPHOm6f4S/v4xEWZYqXw+JXCtROXYpYG8XChJgv+ifDIK59fhCd/7mXO40ZOyT4rBI+Bz/170UXp dczzmswvhc87rxjKhBori0d2rbXD/SPeKsNSF8Ir9DALWX4rK5RZ4YsiGQWW25W5Qk44ETfipHsk isFwDE3p2aLQ1FiBlSgavKLMotyxjyrUZFyx4ocXzvvB8hjOY8WKb/Sdtc9s3LygfM6g5e2HaLlL fRInMaT3we6Vtrml+ar0XP7m3z79vLfENeLZGR+BUcitwlx492Lwxfa2FrT21XilfXhw2L7Te84u jk/AdpV3/P3+mX77/JGT9qkdG66yvRg8vnHovP3Vj0/7snW1EEUUJ93N9fbA+uW2uaPR2hprvMVr YAyPH/tG7Edotbs0MuUC9+zQpP3J46ftn75znTXV3bhVqlgsjp4es7997ILfYVPUUWSxrK5Gl4F1 XQ3WhlVTOFUP+98d752w46cnXKBTuFbg7QfPXbaerhprb1vYzw4F4ne+f9kGBtEvEpUK+5uu76mx FVg/shqPYifRYnfu3IydOjVtE+jvx743fCQ7NDhnTz4xbu98qPGa/fBeem7SLpxDvyPYoKNQ7O7B I+SNVdbShkdWwDuNPn1DA3N25sSsXUDrHeNQ+DU1RxpPqDcRWCQE2Jf8kR1r7bd+8LIfMUtxvPLv DEj+87fpG2G+wVi49ulS/PjMx7tyK+JeyzdZydviVsTM+6V6kd0+Vq/iPK937gkOj6Ac3cJ+Zcvx zBdwTpvbl9nDm7vsbw6eQSVB6RP3EPktFDne3aAkukzLKjuXfV74o5BGwYy4tFD4x8OIfgdIld0p pTicsJjCrrmZORbHvaOr29YcabR+iDrmy6levoIVKx5Zt8H7ZlwvV54eL8BvnDlrFzDStgk1H0cw EcYHe3q8NezKtOyTxwESbJViKx1/cH5u00Z7ZPM6dPad35/wvbbKPrRhjf27Hz1vJzCqi+KRo5W/ fOy0Pbx+la1omB//yrzutv2DZ4ftr3+McsS1GwGO509R98j+1basfv5l2NlcZ9s6m+yBjW32ucd7 7fj5Me+Hd6x/zB595aJ9cC/nIyy9a22stjq0LI5CvLFVq7O11t55oMU2rsa8ixBWhW7/9iZ7+uCI PfY0mrzgKPBGR2e89e5dD1wt/AvTcpuMpvF4egAtcBR2u3fgBgBTHjRgkEOh27HdbGBgxh5/fNxO n8bgJwgztsSdOjltJ1+btg0b57MduATheXTaqrJ5Iinadu6ptj33XzmQpsJWrjLbtL0Kj2Zn7dWD s97/rmPV/PwLj0XbInA3E7i3e7k92NNh332t37juN0ty7pXVPfRxP9+/OjyV/tRqF7ERD/HpUt2W Wtny9pOtiHF1eJav5563k/JL8Xnd3r9fgygc9k3eiqcabpLxYgl+/1aIn5aGWHIsFbxcwUeBRMXj f9Q1+HNhhm1+xnYW7qGp0OIzi08OjMH3/DZujNBhtAudRe/kIArPoOANhwCxVW/v7VrlLWg8Ana4 fWEwBlYURL1qk3HZEvc1jJJNc/9N4dnWhmXL7P6OFVfFpwcfgf7yji12f+cKO7Byuf3GA/vtl3dt vUrYpcQc6fUre7b5QAoeK5d86x+bQD+8SynKovjk6LQvvHjWBR1FDkes7epusU/f33OVsCs8oY5l tfYLb1ljK9DXjiKEAurxVwdsYHSqMFrJtjvaauyd+1uto7XG3ryz2X7+Jzts69qGq4RdOqB7dzbZ tvX18XiT1wSO/wRa88bRKrYQ5985eD34pkb7iQcarxJ2yUYbWtve9ja0HOKTnCgM+UDo0CuTvp/i 8fPCeTzyR4ufx0HclrYK27EPK86wQF/DsRvpytWV9sB7qm3X/agQ9Yt5DUryWgwEWMZ/ZmePLa+r jb6+qd7Bhcbin148F26z/kq+3PJdvOWFXD406rAsSkGqVLflPwvTcBuWs/o05Rd1Y2E8xopBFNu3 1Fp31/wbNh6a3NUE9FN1NZN5Pi0YtfixXew/FsUz39cO+6ywUggKaNqOoujSzlP5vl9AYYMXR4RC 8HjBxr7bymzAj4+F78MdCkcCFsslyx9c0+OjgnEIfkVxKpIv9Z70bN3vOgfw7IUL9vLQkC9bw3ic 2+4D6GvXVHP9jv9cr/e333q//eaD99n+ldcWgYXZ7V7RZptbl2Eps5hig5MlH7oUrUGF8e7m7Zf7 LttRDJ5gHzoeP/vVfXRPl9VW3/jyI9P2plp7cPNyP3/2zxscnbZDZxfeJ/JOczmwbZn9ww902Xvv b7MmTHVyM7dzE9d7REnDPz8uo/VuCCNrb+pwDcyhPB3Y22h7dt284zTXWd6L9ZbZB5SOj1YvYgTs 0CAUXIEbG+F+lHyY9/WZOZWKnAiUOwFeGaubG+z9W7pzUzilRoasZvIrI+qnoMErw+PgtydXj8FQ 7DEOtuKSy/y4n/raMRTbHp/bKX5h6vCnj9ua9x6+fknzRgzdMvgkS25hBG5cuyzMRtnHenPPctvT 1YK+dxgZ6EUYxZACzW/3WZjzIo8iLYopOsm7fxRQpvNXzi/SMTQV69jmIAqzzRtqrWf19UXSnYS+ q2257c8GVvBc+Pjzu+fP2VkMeIgL8tq5+YoUEIJsvcT1bC24I3xoNZ5l3cTx8SznWVqIY9xNmA4l 5pMDQyiEXiyGfSujWheSTzHiAIm7Z3oHwCfEKfvZbe9cZuvaGzMZcv2cE/udq5b59Cy0xyJ3qC9G 2Sb717dQnJC6W7jh6FiOR7kQT36sOHae/8VBNEvfxPHc2YfuVvrWrMagI3aypmhjes6Fd/HCfHGX HscyexZBir/RkTeKJI9CTgRKQ4DXBN370NVo4/ImXIu8TqL+ia0IZ7xUK6UYKS3rPW7z1zuljc+s YcLDopZ0f9aTniLFQgS4sIH3zB73XQRiny7scyvSsUV+D4TdnZrnlZbL3S2shi13Cjc5PwqRj+zq 9k79qbDFZ/buBTQKIX0KinYU6yyc2aSizm2ud0EXF0xcHBy114T5wQ7sK84gCs/wijf2A/vImrXm 41NxbfHx6bnxcftm35krYuZ3KfweP9/vQpBV4yQ6CD7Y0WHrmpbdVLTkrSxsq42PEUCOrV6kPIhJ fzlP3N3u+DPFR7KvotWuEmWInPjau7oVZ8GysDDXjseyyzCIws8fifqHJ7NRbwtL/0bG4qPkWrRU 8sR5vizfEwt4LEtOKf5Cj5/98fholi1+yV3on99K2NaOqy771aNQHhmesx99d8qGMXhCTgSWAoGm 2mr7+K41XvvEdcYrLa439vsOMRb7Lrg8GL+8mfCKmo6e9POk2W8Z/K64jMJy2PI8cnXlFekyCx6H drM/ij8Ku24MxOIjWbmFE9DD6wWwYnnd0rHM3rGpw77xynk8XsOaFanAc44shLMwpgERlG2p0DMk k3DeksfsvOB6Ic+2wwcXBgQM6qJ7dtb7pKyMWyr39s4uW4uJjfsmxtCHrsoF3lcwxQlXrOBo1eTi x8Ds22fPugBs9HkkQqh+aC0m8AWXdEGnNLf7yaeXbPtJdvno7YrfkNvNomjpL41h1Y3xqayMoN8c lMXJgTH7xqF+F2vpRHhuLBe5k8yOiP5cAYIDMCJ8zriiBVvArhzEULSTuA3DFFIUUfnvK0T6bZi8 YdKmZbRPanD4GPXHsLHL947OSqPAu4QWPbYMsmif7Z2xb35pxtZvwmTFm6vRD6/SalSP5KFpq+wI 3Luqze5bvdyePDXggwW9DsNFyisnXvi1YR2Fize7mvL+mU8uHvY9FtLPa9jI6jhazGI4x1w6D8/q T8/brWT1ZSBnPYrL1AdRFLOLUtl9wTghibsFfKupcL9ve6c9j1UFBkYw2g4lLjVRs0hS2NGxcMfj 2LQdxdovHoR64Ufc3EWQXQDcp7DrxLQSHBlYSofrx9rrMLCie5X90bGjEA14NIvWvBcGB+wZ9Kt7 YGV+pQmeJeeg+/srBlJsbW3GdCYdt3XY7Os3No2luNDaxdUruDTYDPxOXR7zR+AZ4tvKo9SJhyDs uExZ3AygTADgtw+fh9hh+cHRZCdFriwp/GdZiZ9Y3/CyxVUw4vE3J5vmPHJMfHe5CSyhhq8Py4LN +uTGsSwZ1hnG8fL8SnHEDWj1jpxIc84nOC6kxApi//219ti3JmwKS42xrFPgYdU7O/TCtB3FPHat yyusa3WVT4/SvrISI2sLLWhbBBY/AXYp+vju1fbyucv+dCEvwHil0vmvkV+3vs3fqewCZgyG8vcr thk/ltbkVvLjZ8TM/GAj6j0PyEJTnJSfW3b7rFNR1djWrXXGLhdyt0ZAxG6B13LMQ/bwji77s6d6 vfBR3LEqSQU2BFwUZJdxXvizwoq4hYXeC34W7sIO2+xPdh8ex5a6g3dchGY/1bPW/vTkCTSDx4VK AfFFrlhRIO6I6/lLl+wgRtTG3HbsRzVrD69ZnT22vgWgiDqANWWfv3DJnuu/ZEewBFk/VowYgbDj Y9foVxdHl/K6NetvfGw/D/JM6o7fud8Nozzg1PKPOnismZ8fdvatsFzAn98JHR85NmHlj7uh1Y7H dHEIE/ueHbcz5zB33NC0jWGaFIomF59xyN4K7Oec7fuJFOlt3rUDwChK/lgnPYpltt1rquwd76mz Z56YwqALTGSMeGwdqOT0KDjGgQtzduk8hN4LFda6osI27qhGix5EHkSgnAiUC4Ge1gZ79+aV9qWD Z32FIP7ixAu/Q7gO0u8UzzeEXIizwn3WavyLvuZpD5/z6rv8vqdlilw4t+lLh+3Y8E924VjWVOVT ICX/LFgfCyAgcbcASIVR3rKhzZ7FeqBHz45i7jEWR1S9vBB8K38RMA39cheLh2PfBWGEsNIOQRjD vLdsrLV1a0sziKLwnNL2tpY2ezNWrfjOuXNWg+aMOrQWfRfbp9G/bjXWik3uS729/piwGrUdBdgK TEL8nlUcUbxwd2hgyL504pT9oK/fzmOiYvarqOJFTsXjPKN/HbdrFnGtGiUguMRI2Sr75J5V1oxR 2NxnKSl0UV4Kfbidj8MkK5trre4mI22vtHAn97kCxcsnxuyFV0fs7AW0THIJMhwjj9LPCGWcx5n8 StnyxVHmBbjigK5x8p2rquzdH6iy145N27FDWFsWj2lnIARR5K0Cv4psmefJXOyH0PvOtPUerbT9 b6vSJMbXYCmvxUvgfVs77ZlTg3Yeyx36tcPrGOU+/4uDbVzP9Im/tJXi5GOm8Pj9JpN8miCUxCH9 I7QwVvLzUOTJOmHv7jpraWEtKXerBCTubpFYDSrVD+zutN/rP4l1X6OAFxbhtM0LJCo3+PjFEheB F1wW7cyP+2/EIIprnTYHUnxkzTofKYuuhH5RX8Dkxt88c9o+s3mLJ+mD0Ptu3zkfSMEz4nJhH+js tNVNefF3LdvJj490//Dlo/Y3x0/aKNZ25Q8K+dDVQsR1YnLiTojFDkx23FZbh1aqKvtRH9auvXTZ 7y4j5uJ556S/XDeXjqfJrZ3dzT7FCf0Wmzt7YdK+9tSA9fZN4FzwY83vz88Kj/LrKq0Vd9otmOy4 qR6ritThB3qmwl44gtHNuFayaEU95WkOAczKExUmV6zg/cK1HPvVbd5ebRu3VNtFzH/Hvnd9pzh9 Ch57+xq2nJIIKZH+7ClMlPyNOfuJ99VY3cKK+rWylJ8I3FUEmjGB+ocxWPCPHj/hl2dcKriicdGk 6zqJvRQW11eE06+wfuPFkv/zSwfXY1hKEi3F93heDwYSt8WjyIRdsed5vau+iCIcjMTd64C6BasH vGlDqz1+eDD3eKywoLKQUtjRpQLrn1khzxfuuBTYr2Dn9nprv8li526wyG8Prlxpaxqb7PwYBlbg 6GvQ9+7v0L/uExs2+mNXtuT1YyRtE1vtcCx8XPp+PJJdiBtHH7rffO5F+/Jrp40DMTi4gEMjdi1v tXes7rTdy9tsPaY9qUeNyqXRgiDWF52YspcvDhmGeSwkm7sqTgt+POvQsWscQpZlZAz90QbQD4/z 1y02d+r8hH3+O/02PDqLOfqitbm+FlPVrKqzDVilYlVHrTU34lvCr3h6DD06NmsHX4W4QxnPfaFF PHGuG1vo6upBPRWkwoCCbfa56+iu9NfOfXwsO2snj+F1dMamsJwvtTnXyL10fs6Ovjhju960+Mph welqUwTmEbh/bZs9/dqAPXd6CE9r+CuVd9FqF/v0n1938ZLmE5aQbR7OOFnyZCn8k2/eFreuFYcx ec3diy5KGkQRvF7Pu8Td66GGNO/d1WGHekdtZIytTxAi2R2It9Z5/cJii78k6JAm85n3yUEUKzAX 2B6MkL0bHFvLPtC92n7/6GF/NFuDmvGloUE7ODBg+9rb7UunTnofJZ4iB0DsbmuzvfC/kWNcXrB/ fvS4fem1Xot1ZTmIo8b+u3u229tWdSKvdF8XlhxhZrRYc9rN/7nJ/yhl2d6Rj1Y8fm1DS9ZprI/K Ll3sg3ccU6NsWtHkN8BXHsMdybQIRrhe7N89ftEuQ6yxvx8fzW5ajT4792HFCqxccT1X6oEfw8NZ czoOaBbNz82t88vV9Y4z+fMR8oouLJOH17rNlfYkHsmODKBswAxF65nXZm3rPqyhu/i0eTpFfYrA PAJ8evKhe7rt8Hmuo46ynrXaeZ2GH2LWW2mxsnQ10c9DPDwaM7x+m1ffIca8fcTAfty2c5sW6Dxl vCN8FrMDbN1Ub2vXXP93xZPp7YYE0nd1w0gKvJoA5x6RiC2+AABAAElEQVR71452r0CimKfRQlFQ CZb+LMj+8kLNwp73T0X6PqyZWY8WhrvFfXA1lsWqrsG8d3Rc4H7WfoBJjV8dHraDWJGCgo9HO43H Xh/oWeNr0OK0rusY9yL61X3htVO59Wo5t97/tH+3PbSm+yphR0OloHHlRMqcXoStkXfKkQnz4ISh FDncJ7kXzgyh3MQI0juVV7HtHDw5an2XpnA+eGoCSD0r6+xj72i/obAr9jFdaZ+tdhcvxgAJhlXg Ylu58vW3snGk7N4HMO1R9ivJFsDxsXhdmbf2RWCxEuDv0rrlDfaOzSuyifrjTEKYxW89fVh3xS9Y vLPVLm357zV243c7arb0ODb2UkiKEynz7zCFOpJ9dRux8s29++tv2uLOo5G7PgGJu+uzuWnI/Ztb bcPKBgzXZvH1Nju/APJ3JunCYMGOVyro3JvFtBHre2ps44a76w5lS0uLvQkDK9gyhyvOsKS6/eji BXu6v98HUvBUZnAVdjc02Du7u50Tz+dG7rXLl/God8Jb/Zh2Y3Oj3bvyxi1+yV6imPbv1OfyhtoY yQmDHDE5PDmFR6YY6nkTl86V07TcyDEeBcGe1S0oHVECOJ/v4f4RO4rXYnInz+H5ZHbiFKq7NjTG 5MQ3OQmeP53XC7F5S+9sMVuoO907bZcvc2Qy8mMl0YgWuI7XL+6YbzM6c1ejlY723PEzbWde+hCB xUwgu0Tt3dtWWueyOu8fy9GvyaX6LD75M8AUeEGMZVu+X1i3zfcPS0ksugXYZxy6rOb0/Tk8EeBy g22tt3fdhuWl/X4LP51LG9S1zp5rhL7nnnZvzSBI3tmkgppfegyyL/l7gY5LgBcGl2Viv4LUP+la ebwRfhQ6H8Z6s+nK5WPn40PD9hcnTngfPJ4jB1K8s6vLuiDwFuLGsjnreEFzlCgHT9DuzRz72x0d HIYISz8tN0ux8PCelgYs6xUrR/C4RtAv7tkzeAa3APf4yYv2Yt+QP6JMP1LXS7aza5mtxZ0xWwap 9jjv2988fxb976JtFL43dRRUfUMT/jj0ppGLEIEjYtN58rOGz5gX4M5d5GoiaKVcWPQCizGX3+DQ jQV0SjA+PmsvvDCea2WbQZ6r1mBgByY1vh03MTFn0xhFSyv8nmpwzaLngpwIlB2BloZqe3hXpy/f F8ItPUKNuo0nnNVe+IwR8qm+S0+kcnEKhJ9LQFw8ETdsuR+seL3JRGy1w89hR3u17dqhC4xIbtfd vHa93RzKPP3W1VjYfC0Wtkc/gSj4qdjGHmuE8EmFO/bYwXzntnpb2XF3dnt8K0bArsPACj56ZcU2 glEfx0dGvKMrHzDWQ5zxkexCXavPzRYDKDgq9/jwiJ3E60auf2zc/t2Tz9tLFwfx6Pb2Kulr5bMC I3N7mrnG4qxX3Ox78tVjfXZuBK1U13EUZF/AvFC//8Rxm8DITP5g3UyccUDFe7evdFHrAgH5sH/L f378pK82cbMz6700bn/02En7ra8es798+qw/OrnO4V3Tm31okmP+ha/kX/h5rfNpwqMSb72iKbyO Y267m7mXj43ZV78/4C0BHvdahq9nBHlwpYnHfnjZzp678Vq0XEP2Bz8Yt0uXuM4x00GEYbLi7Tuu bhGfgannn5m0Hz81aWNjNz+gE4dnfGJmnjMfRy/HPN11C7ufud6ZyV8E7loCb8JUXzuw9jX71KLI +4vvOWHmfqjDcG3SxTs/4y8n1lI8j5XCI0XEjLTcTlbYSn/v/tLP85odYtl93J3KYhFhZtF8aE+7 HT8z4WtmemdU1BnpYojPaL1jQXY1jY7ebc1Vtm/33TGI4lq4m9Fj/P2r19jvHjrkLZM8T7bo0U1C DL1pRYftwmCKhTpOlcIpTs6OjvujUK5A8QcvH7FfQ7+7ppr5xXAQj0e/f/ocBmC8ZicGR67ZJ2+h +d4oXi16yD+0YaW9cmHIo/mauhB2v/WDQ/YzO9fY1vZlaGGMlj2Odn3x3JB989Xz9uoliFz8uDVg osO0+sKN8mHY/WuX24unh+2HJy5aPcReLTqvPdc7aP2XJ+09eByyo3uZNWLaF06bwlY6CsfTgxP2 1IkBe/7ksE8bU41fv+8dumidmOfuoR0rbpjlHL4rDgDovTBh/+XRbI3gTJ3Ftzj/B9eNebkNs3zi /PY9rba+K8roWvSxe+bQZVeGnAOO89yt7xqxvVua5h0HGycvDk7Zc6+M2gtHR2PuOM4Zd8sOVwuS Xb48a3//zWEsyddgWzbWWEM9HpOiuPD4KOr6zs3YC89PWD8mI07z6c3gRmvn3lrruEZ/u5dfhLB7 chK2K+zkiRnbeU+NrVmHOR2v6PM6jv57R1/CBM2vwC6PH+fF41m7VY+LbvmrVIJFQ4C/P++/Z6Ud 70fnUpR5uvwj2kKRF9v+K8JrA/H4iv2Qb+GHd/xWer3H0Mymx0upEM7HsZs3YNT9Oo1Ucox34G1+ rXoHDC5FEytaauzBna32jacHMOFuQcH2Qp2KfCb34Mde+1yJIpZKunuJfRDi7r8eO4a1TTGNB2s2 OL7j8L3V7soBCQy/luP13FYHsYiWvt87eBijZTHaEI9kHz1zznpHRu2+jhUIxwAOXOC9I+P2/MUB OwN/DCy19vpa++lNPfa3r/b6cmTXsn87fu9av9KeOnPJftQboos/bqcGR+13fnjYliNvCjH+yI1M ztgw1nQlAAqLvatabF9Xq/3X5055q2LQuf6R0O7P37cGy6vN2I+xhF0tGaCsnIGA+9yPTlkrpkxZ 3ojJifGYeArC7jJGpw6MTjkTTkdDXhzJ1opVUjiJ8UIcv7LRiRl75fQoDhsngf8onZGa2/Gjmx09 wtM+B3zs37wsl81mTHXSubzG+i9N41E0TCHu1340YIdPjlnX8lo8pq306V7OX5i2PkxsPIrHpLS6 CenY6ncQrXgxSWrO5A03uBJH8zKIZzwW5Ujdp56BWHyxEn7szlDpU6uMYN3YsdEwg4Zkd7hnsLU9 1bZv/9WPdsbH5+zwy9NYbgzCF69hzGf3xGMT1oIbrRWdVYallZ3PKKZ6udg3Z2PD+ZVFuKzaxp2V 1tlzs2/6hqelQBG4qwngsrZNKxvtLZva7LFXLvlk6fyd4JXB3waGR985bGQuhc//bYlrKS/swkaK E3uMA4cfE06pxFa7rJpJpvV5GwQk7m4DXmHSB3a02CUsv/TjQ6O4IFBkUUpToWcrDwsxK0QO8z5w T6Nt3Xx15VNo727YXr+s2R5AC903z57BWrN4LIeD4mCI1Y0YWYX+dgt1fgEj8iOb19uzFy7aE+cu +HQo1WB0BH35Dg0MIxQ/HsyApPDPfnlbsF7tv9i33Xa3t9l3T/djclm0HOXuARn3apfy4s+Qm7s6 yjwfCtRfPrDJxiDeXjiPJdW8LyC+L+TPwRV8NEibIW5R2UNovXNTh31qX4+dQR84tmbye+XrZhk2 1lbbLz+4wf4W/e2+e/SCt/oxf9ofgXAcHod6ww5/RCuQDz8piPyRP3Z2rl5mH93fbd2tCxN3SO4/ lhRjnkvGNzHimTGPnEN47KNHDSIV/tA2YlLi9xxos7/6Do4bZZjToVDkHjk1YUdOjmd8kAY2aJet oPdsabB3vanVTvVN2kuvFjzGTQeQyzg2/PAyP879yKkQerpr7FvfveyPRsmBj15RCsEaZwQ7STDy WPjYdMPGanvrW689P1YdJlW+/y119uyTEzY0gO+SIg98L0PEDQ9O46h5BDh6GObxM9zn54Pvlnuq bDfmt8PXJScCZUsgXZrvxpOBg6dGMKcl7mpwjaRin/rW8Rr3v/T7mBHJD5oID9qLmOm3gf60R9/w 4zW2Z2+9LW/L7tAYRe62CUjc3TbCMMDK7v1vbreWhho8khoxthKkPues+Pm4qhmLmh+4twFz2i2O OxQKl5/q6bEv953xZcZ46Y2h1v0kRsgur7t1ccrHr//b/Xvtsy8dtq+f7sOjRlao/O3AhQ4+rFrx O2LdjfX28LpV9pENPWg9Qz4IuL+z3U4MjbggmnQlFdyvfEf976N8WTnz8eYU4jKPG7l2jJr9H9+6 3b58+Iw9euK8XRybglBIU5eE4OGky9vQF+X9W7ttb3erm1vRiE77zfXWOzTmfRNnbqbukIrLhj1y YLUd6Gm1Rw/32yvnRmwEoo69/pwF4qABE9tQKoDRgnnytnQ02X0bWvDothli5AZngnScE5BljdEo g9K5wwsc/T3nx7DwYSD2sBP7tIHzzwcygm1a02A//c4Oe/SZQTuHaVFmoaj8u0PS9P3xOljVUWf3 72yyLWvxSBdhXStqbAV+uC9BQPE7oQi7lmN+7OvDu322HLY0VdrG9bVYa7nZnnhq1B+9Mg7LiPfe hB1+3xRjbZjPbjeWKtq6tfa6AgzRrGd9lXV0Ntirh6f9NTIUx4MguFQNBUdWQMs7K2zbnmpbs+FG 4K91NvITgcVLoA1Tfb171wr76yf7eAn7KxopMlGWnVpcFXHdpEaMiM/f9MK4ESeuscSFN08V1t6O G6e7ZJ7XdGTl8Flx+PDhP+7u7v7ksmXL9Ot1h77R86j4jp6csPMXp2wSffOb6qqsuwNTnqA/QWvL 4ro7GYeYe+L8eW+xS4LhnuXLbWX97fUX5Nqyz/RfxMCKyz5KlStdrISQ29aKx50rl+Nx7HzxOIFn kkcwavby5LT30du1otWFxZVf2dEBdMC/zH590Aio+JvQWnbPymvHvTIt97l6xOELw25jBHlxXdt2 CCzOVbeurfGqPC+MTNopiDsKKorE9RgVu1DH4+u/PGHHL47ZOazteBmPUClqOAq7HY9o+fi1p60B NwwLuwebhNI5fn7MBVSIlXQkaY8CMm1HWOzN9wuFB+HaXucrTiQr6XMCq2ywj+mZ/kkbGoljrkP/ w1Y8Ru3prLU1KzHFDL+AAncZjzr5SJeP3jkijnGvdBch/o6fnPIWOT6y3oI+OGn+R7YWnjw1ZWf7 0MKJiYr5+JVrO7fgeurEI9UetPKxZe5WHK/N830zdql/1kYxhYqPioUC5ATFnAJleUcFHtditZSF 4b+VrO/6uGw5P3bs2Oc3b978czhYNN8U3AfchUf/ne98Zy/ck62trVePorkLj3cxHBL7/f7ht3rt tfPj3vc4Wu3iiQJ/R/ikJSRbvCfxx3rCfSDu8i10+ZgxITLioPWdd6DvfjtuBDfN/71fDHzu1mOc wBD/11577fMSd8X8hlD42QJyt011UsxTvlO2ge4KGXKnLMvOnSZAkcpWsVI55sfHsHxEekfzVaHL fYUSdzkUS3rjyNnRGJCFa4OijH8UbHRVEG/8lb5SzHl4obBjnFwrXhJ86ASBW4YNa+vsJx9qUh3p RO/MWxJ3/F7kikUAZZ+PreRunYCo3TqzNypFqYs487vjwo7wVOjeqCKkfO9SAlu6G23fumXGEegU dslRrNGl9/wj2OQTYS4HedPkcfPCjp166zBd0X0YRKHGj+Bzp98l7u400Svt5a+HK0O0LwIi8DoJ lFpQvs7DVDIRWPQEONVXM7qG+FMoSjyItSThXLzhDLmfxF8aVOFxPG7EylWF8JtF94wd2xqsY8XV 3TMWPbC75AQk7u6SL0KHIQIiIAIiIAJ3G4H2ZTX29l1tMXI8E2s8xhB0+Mwez84XehFjvl/s+WTg rdW29x71syvmdy1xV0y6si0CIiACIiACi5zAfZtbrKej3vu6plY6l2qZ2KOQcP9CoYewEBiMGeEc Cc+hOfv31FsjZo+QKx4B0S0eW1kWAREQAREQgUVPgJMMv2tPm/chT73vKNgo2UK4UbSl7Tjd2MtE XxaL87yuXV1rWzctfK7OsKb3WyUgcXerxBRfBERABERABJYYAV9HfQPW4oZAc1F3lZgLqUdRlwZY 5H2QBCPc62or7E2Y65UThMsVl4DEXXH5yroIiIAIiIAILHoCHMT07v3LjetMx+jZAulWIPQKB1yk ee5iYnKzNx1otJUdS3DiyDfg25e4ewOgK0sREAEREAERWGwEmhur7Kff3mE9EHhYYCg3tXXu0Wz+ IW3u1DgnJQXfA/c2aiWKHJXib0jcFZ+xchABERABERCBsiDQ2lRtjzy00h7c3Ww1WE6RK7twBCwn F/d1TPA5i5Y8rhk7h9fK9hp7/3ta7MDexbHsZll8STgJtY+Wyzep8xABERABERCBEhBoqMMAi/ta bfemRjt0Ytx6+ybt8sgsHtfGxP2NWHJzRVu1beiptY1ra60GExbLlZaAxF1peSs3ERABERABESgL AiuX1xhfXDMay3/jheU2oeOqq7FGM15ybxwBibs3jr1yFgEREAEREIFFT6AKo1+rsNhEnfe5W/Sn UxYnoD53ZfE16iREQAREQAREQAREIAhI3KkkiIAIiIAIiIAIiEAZEZC4K6MvU6ciAiIgAiIgAiIg AhJ3KgMiIAIiIAIiIAIiUEYEJO7K6MvUqYiACIiACIiACIiAxJ3KgAiIgAiIgAiIgAiUEQGJuzL6 MnUqIiACIiACIiACIiBxpzIgAiIgAiIgAiIgAmVEQOKujL5MnYoIiIAIiIAIiIAISNypDIiACIiA CIiACIhAGRGQuCujL1OnIgIiIAIiIAIiIAISdyoDIiACIiACIiACIlBGBCTuyujL1KmIgAiIgAiI gAiIgMSdyoAIiIAIiIAIiIAIlBEBibsy+jJ1KiIgAiIgAiIgAiIgcacyIAIiIAIiIAIiIAJlREDi roy+TJ2KCIiACIiACIiACEjcqQyIgAiIgAiIgAiIQBkRkLgroy9TpyICIiACIiACIiACEncqAyIg AiIgAiIgAiJQRgQk7sroy9SpiIAIiIAIiIAIiIDEncqACIiACIiACIiACJQRAYm7MvoydSoiIAIi IAIiIAIiIHGnMiACIiACIiACIiACZURA4q6MvkydigiIgAiIgAiIgAhI3KkMiIAIiIAIiIAIiEAZ EZC4K6MvU6ciAiIgAiIgAiIgAhJ3KgMiIAIiIAIiIAIiUEYEJO7K6MvUqYiACIiACIiACIiAxJ3K gAiIgAiIgAiIgAiUEQGJuzL6MnUqIiACIiACIiACIiBxpzIgAiIgAiIgAiIgAmVEQOKujL5MnYoI iIAIiIAIiIAISNypDIiACIiACIiACIhAGRGQuCujL1OnIgIiIAIiIAIiIAISdyoDIiACIiACIiAC IlBGBCTuyujL1KmIgAiIgAiIgAiIgMSdyoAIiIAIiIAIiIAIlBEBibsy+jJ1KiIgAiIgAiIgAiIg cacyIAIiIAIiIAIiIAJlREDiroy+TJ2KCIiACIiACIiACEjcqQyIgAiIgAiIgAiIQBkRkLgroy9T pyICIiACIiACIiACEncqAyIgAiIgAiIgAiJQRgQk7sroy9SpiIAIiIAIiIAIiIDEncqACIiACIiA CIiACJQRAYm7MvoydSoiIAIiIAIiIAIiUFlRUVE5NzcnkaeyIAIiIAIi4ARQL9hiqhemp6crcLzV +vpEQAQMl29FZXVtbW3/8PDwyYmJiTlBEQEREAEREAEIpSpUEBdAYlHUC9XV1VNjY2PHIfIo8BbF MauUiUAxCOAaqIS7UP2FL3zh14eGhv5NfX29LohikJZNERABEVhkBMbHxytQQUzjsPm6693nPve5 wzt37rz3rj9QHaAIFJkAr92mpqaZImcj8yIgAiIgAiIgAiIgAiIgAiIgAiIgAiIgAiIgAiIgAiIg AiIgAiIgAiIgAiIgAiIgAiIgAiIgAiIgAiIgAiIgAiIgAiIgAiIgAiIgAiIgAiIgAiIgAiIgAiIg AiIgAiIgAiIgAiIgAiIgAiIgAiIgAiIgAiIgAiIgAiIgAiIgAiIgAiIgAiIgAiIgAiIgAiIgAiIg AiIgAiIgAiIgAiIgAiIgAiIgAiIgAiIgAiIgAiIgAiIgAiIgAiIgAiIgAiIgAiIgAiIgAiIgAiIg AiIgAiIgAiIgAiIgAiIgAiIgAiIgAiIgAiIgAiIgAiIgAiIgAiIgAiIgAiIgAiIgAiIgAiIgAiIg AiIgAiIgAiIgAiIgAiIgAiIgAiIgAiIgAiIgAiIgAiIgAiIgAiIgAiIgAiIgAiIgAiIgAiIgAiIg AiIgAiIgAiIgAiIgAiIgAiIgAiIgAiIgAiIgAiIgAiIgAiIgAiIgAiIgAiIgAiIgAiIgAiIgAiIg AiIgAiIgAiIgAiIgAiIgAiIgAiIgAiIgAiIgAiIgAiIgAiIgAiIgAiIgAiIgAiIgAiIgAiIgAiIg AiIgAiIgAiIgAiIgAiIgAiIgAiIgAiIgAiIgAiIgAiIgAiIgAiIgAiIgAiIgAiIgAiIgAiIgAiIg AiIgAiIgAiIgAiIgAiIgAiIgAiIgAiJwKwQq9u3bt+bw4cMPj46Ozt1KQsUVAREQAREoTwI1NTXV q1evfvLEiRPPLIYz7Orqarp8+fLHRkZGahfD8eoYRaBYBKqqqirb2tp+XF1RUbEfrz/Ay+bmpO+K BVx2RUAERGAxEUAl8X/ieCnuKvC6qyuHjo6OFRB3v4/jbMBLTgSWLAFqudra2n9fCTezZCnoxEVA BERABK5JAJXE1DUD7kJPHOscXmN34aHpkESglAT8JgzXwmRlKXNVXiIgAiIgAiIgAiIgAsUlIHFX XL6yLgIiIAIiIAIiIAIlJSBxV1LcykwEREAEREAEREAEiktA4q64fGVdBERABERABERABEpKQOKu pLiVmQiIgAiIgAiIgAgUl4DEXXH5yroIiIAIiIAIiIAIlJSAxF1JcSszERABERABERABESguAYm7 4vKVdREQAREQAREQAREoKQGJu5LiVmYiIAIiIAIiIAIiUFwCEnfF5SvrIiACIiACIiACIlBSAhJ3 JcWtzERABERABERABESguAQk7orLV9ZFQAREQAREQAREoKQEJO5KiluZiYAIiIAIiIAIiEBxCUjc FZevrIuACIiACIiACIhASQlI3JUUtzITAREQAREQAREQgeISkLgrLl9ZFwEREAEREAEREIGSEpC4 KyluZSYCIiACIiACIiACxSUgcVdcvrIuAiIgAiIgAiIgAiUlIHFXUtzKTAREQAREQAREQASKS0Di rrh8ZV0EREAEREAEREAESkpA4q6kuJWZCIiACIiACIiACBSXgMRdcfnKugiIgAiIgAiIgAiUlIDE XUlxKzMREAEREAEREAERKC4Bibvi8pV1ERABERABERABESgpAYm7kuJWZiIgAiIgAiIgAiJQXAIS d8XlK+siIAIiIAIiIAIiUFICEnclxa3MREAEREAEREAERKC4BCTuistX1kVABERABERABESgpAQk 7kqKW5mJgAiIgAiIgAiIQHEJSNwVl6+si4AIiIAIiIAIiEBJCUjclRS3MhMBERABERABERCB4hKQ uCsuX1kXAREQAREQAREQgZISkLgrKW5lJgIiIAIiIAIiIALFJSBxV1y+si4CIiACIiACIiACJSUg cVdS3MpMBERABERABERABIpLQOKuuHxlXQREQAREQAREQARKSkDirqS4lZkIiIAIiIAIiIAIFJeA xF1x+cq6CIiACIiACIiACJSUgMRdSXErMxEQAREQAREQAREoLgGJu+LylXUREAEREAEREAERKCkB ibuS4lZmIiACIiACIiACIlBcAhJ3xeUr6yIgAiIgAiIgAiJQUgISdyXFrcxEQAREQAREQAREoLgE JO6Ky1fWRUAEREAEREAERKCkBCTuSopbmYmACIiACIiACIhAcQlI3BWXr6yLgAiIgAiIgAiIQEkJ SNyVFLcyEwEREAEREAEREIHiEpC4Ky5fWRcBERABERABEXjDCFS8YTm/kRlXv5GZK28REAEREAER EIHXR6CiqsoaN22whu3brLa7y6pqa62yssrmrML/UutN7DEPbM3x3beM4RVzIX6SH2MxtNJj5cO5 zziV1TU2fOqEHf7bP7O5mRmPnd46tuyyDW9/H/xnPe68fN0q3jz/7DgqYBH5R97IC/uFx8fj8LB5 xxi+9KfzGLSJtMx37PKAjQxdtDOvvWR9vYdsemoyIi6xd4m7JfaF63RFQAREQAQWP4GWN99nHR// iDXds8uqGhutikIJLsQaJQ8EGkRPpYunJNYyP0g3CjsXbFk4U6d9fiYxR3vci/0Kq4agfPw3//er hF11XYPd90v/ynruf7tBUXn+TOu2Uh7IhH5Vvh/CzPcrGCvbn82OveB4wgfpaDUTh26XabI8mNqt zCHC7JxNjY3YmRMv2fe+9p/s2R9+waamxhF76TiJu6XzXetMRUAEREAEFjmBqmVN1v2PfsHaP/R+ tNJV2tz0tM1NTBjbyviXWu0oguYgfLhP4TPL92w/xZ3FPl0IpQpjO1wSgykOW9ooqmYQq7q2zk59 /9t24htfZrJ5bvNDH7JVe99kU5eH3J4fDewzX9qPv7CfP8bwjcOAOIOwo0vHk44lhJvZDCLmwhgx 26eVyCPOkfs1NfW2adsDtnX7g/byO37e/uwPf83OnTnKVEvCpVbbJXGyOkkREAEREAERWKwEqpoa bf2//lXr+NiHrWIWsmlqigrOhROFTnIUdulxJ/1SCD/58sexDIBLosvDYIN/4Y932KFoYqxKtK5N Dw3Zi5/7jzY7M+1x0ltTR5fd88gveWtexI58uJ3Su7/bz4d5ON+Ya3b8+SMI62HDYyBWkqr5MLcb u24jl35u1mamJ9GIOGG7973b/vt//We2Zu2uLGb5f0jclf93rDMUAREQAREoAwKr/uGnrfkn3mJz 43jECFFHDZfEjWskiiT/S/5pD/uZcKOPh+bEFPfg50IuCT/uR0xi4xb78x354p/bpSMvwyNyS5+7 f+YXraW7B01rM2HL7aX06dNzzYm9ZDezhOOjT8RhimiJY2jE4Hv+4TBjxF+k4Xa4iIf37PzoOzk5 bt2rtto/+uf/0VrbOrOY5f0hcVfe36/OTgREQAREoAwItLzpPmv/8Af9EWw6nXlCJlM37GeXhBm9 Mm+XQqnFrtAvyaL4TO+RA/cosyqrq23o2FEfROEh7NdGh8/Onftt63s/ZjMTMXAh5RmfkRPf+Yg1 WvEyAUfx6MH4zIQYw3OirkDsuV/BPrMOsUpbWR60l9uLPJItCscpCLwNmw7Ywx/+lz74gjbK2Unc lfO3q3MTAREQARFY3ASgXTgqloMn0JHMBVU6oSRm5oukkDt5qYMtFz4hhEIoFYbCPyeuIk60eqU4 EFx4JHvwz/7QJoYGUtb+WYnj2ffpf2a19Q2wMVcgzJiWLj4prrgfL/jxeHDQESf803uk4l7+j1oy v4etgvMJ/0g9z76ngDUXhYyFcR4QeD/xjk9ZZ/cmZlPWTuKurL9enZwIiIAIiMCiJgBxwmlOGndu iz522ckkYZQXYtkj1QIhlM6b0iZasZJPEkMhlOibWrlSjCQOqvE49uyT37fe738LiXK5erTND/2U rd73gM1MTiYp5WIqiSxGStshr8In/LJtCstMrDFPxsuLQcaM84oQ33WbYTmz7+k9ZUTAe6SM8052 59BPsaV1pe078AGPR4FZri59f+V6fjovERABERABEVjUBBq3braqpqarWu38pDJ9Eq1v3AkZlWQL hVKImywkE0JMm+Lkw+GJ8CT0KiuqbPryZXvpv37WZrLBG0xH19i+0vY88o/Qzy7mtKNfyjmEBe3A LxNu6chcuHmrXeSehBzzdAs43rAU1irRbJdkm39eZS/iRaqUX/gl22GP73AYh7J5y/3cwlNlz8y3 y+0tvoNyOyudjwiIgAiIgAiUCYHq9nYotHx17aIJ58Z+bHQ58ZMTciGUGJKEWooZ8bM0mVBKcVIY P+nYanfsq39jF155EQnCQvrc+fHPWOvqdT5CNtIjQZZ/WOd+JrJcVmEb4ZkVmnfhF3Hz8dK55GOG j8fIpU/x3Yyff04c0q57z7eUUrD1bvny1VaNyZjL2eVLSzmfpc5NBERABERABBYrgcq8JErCxYWd 70C2UPS4kKJHyBieahJTOV8XRyF6wk4+tu9nNhijqoorUbxmL//lHwe11MqFz47te2zH+x/xQRSF dgpydoHFsCT8Ih5iXKPVLmcDx0cXR5iOP6wyTvinfXzmxKMny843i3UNIZjiV1VV4ziqIlGZvi/p SYwrcFfSsH6d1XV1WgVGA1VUQet64Yq7HX7n6eLwu4Ks4PHOJRWSCEexwz+Xfel/8Tkb6TudKy4r Nu+0po5uNAVzKke6VDA9SezTrpugXcbBLu+SsB3FNPOLjyzvCpsYG7b+M8ds8NLZLEQfIiACIiAC 5UZgZmAQjxBnvXpKrXZxjlFDoLZwx8+0Ha1oKTzqE0ZKcZIYDHsMz6UMAQZBefBP/9DGL/W77fRW CWF04NO/YjUYRDE7OeXiza3mhBbzhMvtcycdB7fDMf/wz0IL6rs4Ej6ODWkY9jyX3PHn7GS25+dX aHn+Nid+Hh0ZsOnpiWSiLD+XpLijcGp759tsxcc/bPUbN1ptXZ2rePrHsigsUvhDYWPR4qtqDu8o jL6PbfdjGP2wXwVxOHH+nH371/5prqA0rui0h379N62lq8cqZlBQEbcKKf1i8u1kD5/Im3Z4CaQ8 eCyxnT+OGE4e+c9Nz9jY8CU78vxj9q0v/a6dOv7jXN7aEAEREAERKA8CY0eP2ezYuFX4aNk4J1QP 7qJBINuBT2yx7rhSDIXAilTxnuKm1ClGVXWtnX/2R3bysW8URvftdQ8+ZKv3P+DCLp/uansMmxdO 8YZ6jn908xpO5sWNcNZ1eRuRLm8P+/PC07lGimTb80lHgfzpUFvb6VMvl3V/O57nkhN3lWitW/VP ftFWQth5KzNm2o7Fj/nNY/5rLzC8LLAQC5ZC4eBuurlMeKU4LCJp2weA427g4J/8oQ2f7XV/Nrvt +cQvYWLHtTaLpWFc0iGL2cwehRvT8d6Etn3VFbTuMR79DHdp0U2V28wpH5dTV8Y9TSVG/nTaW971 Kdt33wftL//zr9sPHv0THq6cCIiACIhAmRCYONVrExB4TffstgoMbPBWr0wouZxBHRFNA9xDfVGw nxNT9PdXCCPWYFGLYQMhEYYtPK6cGR+LQRQT89djbWhbYfs+9c+yOinyZGrWUVFT8ii4n+wlq5E3 g+hCmKUj4777Rlo/Fnow3K15eFjK/Dx+ipHFoYnMRbr0no/Ho5ueHrfnnv1qLqYffEpYRp/xfZTR Cd3sVLo+80nr+MTHbHYKy6dwcWMUklSAKvHk1Pfpx20YiwugoJCg0IYfAj0tFDLupniXc+zrX8iy n7OuXQcwseNHbS4NEYeSjIuPedBelisLKTL1i9X9EI9+9OYftnMXbZafB/o2RB5mBJ+eGLOGhmX2 6V/+97bnwPs8WG8iIAIiIALlQWAWgu7CF7+CGiHqBd/gttcVudokeXsdxZisq1z65OqcrN5JdhAa 4WGXdU11TZ2d+NoX7fyLzyLWfLcLgyja12/BerZciSIcLTBdctyKV9j27cL8WXf5cSdxGOkL0+TF YRxXvDPG1bbd70r7HjOlwnEgnM0jNTW19spLj9nhQz/MYmQHku2V08eSEneNWzbbiv+/ve8A0Ko6 9p/tnW303quAIgJSFMEWS4wxxsTEFF9M8lJe+nv/vGdeilGjxjRNovFpjKhY6EiRDlKlSIelL2WB XZYtbGELy/83M/d899sFlo/+sTsH9t5zz5kz59zfN/fO3FPmYE++k5U81s59Xyp8LALaBeyn8I/M VwJQsOAgPWBscZy/cmDAbXoLS8Vx5hAFAer/xW/BsWMiqpF+OE/4wRGyxJsw68OAMw/Hck2Szrwd d22Lf/TrdcPFnOeoa7B5dGxULH32C7+kxKQ0aYcdDAFDwBAwBBoGAoWLllDx0uXEc8V9swV6AbrD GUaSHtBXSuU6IZQGaWLosPbQcrUMKcynKz18gLaOe+MU0DK79qLudzwQWEThOPgGpmo15scxNS78 lkmFXCfyuWaX7ww91x4e0wrWe5zv5yEm98dp+k/vz2uN0Pr8VX8zLXhCV1dhn9kpk3+Pc+0eyVNu tgEkKL4N4EZCuYX0kcMpKhm+gmogAS7UERQnMCqcznTyhEuEVo0sFig20mIwX2/PrCn6lQNDjUOn kZ/CnIQhMidBRNATOM5VjkLmGZSgCOSjdokrXbAR59MIR+XjlWNuzPsEDLwOHfrRNf1GawV2NAQM AUPAEGgQCHDv3aExY6mmpBSL99ANwO9/z1DyzBwZTWIdwxrBV+5Oq6l+YTBUU/G10joK5pv1/hgq O5JbC7MILBbs//C3KD65SaDDwvFxZd011xvgz3FupzeEHCnzj1i/MY1SOZ3o+HCbOEfbH0iVNG2t lnX3xxS1aVEYQbn4x7jYBFq6+F3asnmhEjTwo8Ongd8mBAULHuK7d/Pm1znh8oSOhckzlER4cK09 aIBFBI0FxAkJIEMai04kloqXHsqhrHFjFD/00iXAsWP/z38j4NhRKb3ywtePsy0oXIPTvZr064Xb CYpA2/w4V+hx8r7c9JHmnsTOXdRBozbKjoaAIWAIGAINAYHSHTspd+o04rnjqltYD+ifagTt9XLG jt/L5e6edZtoHSnHqUzLKVEYjs3ftJ6y505zxIFzh2Gjqe3AEbV67UT/QDf5tSMW0JeaWutaaLUu bQHq9tI4VTWY5mscVKL7lJfkBPGXVNGd2kym9WLePQIZjz4qMpqO5u+nKROfwWBagNAVaJDnRmPc sasT9vDN+9/xw6AiJOLpGUcqbiwg7P1GHhgRHJfu0UpZ0PBwKrqws8a9SWV5h71Uomvuf4SatGrP 3WhahwiXiir39NWuG/V4wufqY0ZC5aW7a62d87yB21r5gUdBvqqSk+Hw0oIhYAgYAoZAg0Pg8LgJ dHx3NjosYkRXBIwi6C7XKeHrC9Uncu3ZNAEdBB3iQgT2jj2BIcvNb7+COdy1hyzjU9Op/xe+JYYW 07v6OK718BFx8FNDUXOcYaUDWqDx6hPaoLKq1aC6PB5+q5S/Xwvz5Sv943jAiA20pHa+0sJwha6e Of0FysvL5mKNIjQa4467tKsLCigC3c4qkJ7IiMCzUHoC6uX6VErHQLFxxgLLeVHRcXRk4ye0e/aU gKA07dZH5iSchO8fqQO8XV3+FxTKg4f02rGwCz+fjnlzvpuXpw+MclFDUKvzUoSWU7ic8MJDWnIs P9AmixgChoAhYAg0HASqi4rpwJi3cUMB7eJ1Evgp0AaiD3wKTnB6jlM1cEz0GXrt9i+YTbnrVnk5 /qnnvV+k9I68iKK6Vjk11hwn5s5Ba+S4GHpetqPycxHzjE1nhPi9dB4V60nhqLxV/wVxknyPRnSt 1s/3I1ReWjTcuuzauYrmz32NCRpNcLg2+BvmVaUlGzbL2L9OQNVb9xdSQIA8YXGGEoPCcaZxAsNC EwkD6iS+crbwIgq4OeEgiyiwRDw23vUOahlXTo01rw4wYT5cnzwALIxSN6dL7ZyCh1MfEE4VehyF nysnwuulSR6Y4j53bFvBTbJgCBgChoAh0AAROLp4MRUuW06Rcbq4gm+RtYTTE64zIZDuGTqqb1T3 OG0TiSHL4/m5tHnsq6cMWWZ06kE97/485o/zYkFXA6IeP04Rnk4nCZXy13l2XimZa+fRMo2nuxzH ujoWJMLX1enrR9XJfv1M6bjw2QuePuUFizXwijFx3FNUDqf/jSmohdNI7rhw4Ud0Ig+9WlHSB6c9 aCKc7pHwDSUVF5fuBEpTo2Pjae/cGXR4/coAcp1vuRtzEobDxYqumHWGIhOo4EpMhI+5qFGpfOWa 6ZDuho21Jj3yj8T0brhYDUZHweX0YYnxvlA2bpzHlVkwBAwBQ8AQaIAIcC/a/jffpJpjJVhc4Ywm XyfwLeuV3jzHg/UGp6ryRzqmLG2fNLbWzkqcHwE92Q9eHxJS0uB2lb2u8j/H13FkSk7z0901nyUV hhwHV5/jw2muHMc5uBpY33HQMhLFwS+pMaXxe/yY3tHoOTYmgZYvfY/Wr5vtmDSac23sGvhtVx46 THlTpmGrMd4wGD++Z92ziERiLh4LhgDiCaMInveF4aDhsfvyI4exVByLKDy6hPSm1OeBr3qLKGoL l/AAXw4ihDoBAWW5Ji9X+Gg5Pmq6CiqX468wlxb4IvPa5XH2hJrogyl/oOON7AtFMLKDIWAIGAKN CIGSHTvo0LRpMmrkNIToA0+vMRSiVTw95Wi010v1TRR8tOZvXk+7Zkw8Bbl2g26i9oNvEhdfTK0a y2kcJVeent70OATrVU7iazlzPPCn9fORm+eugumU2h39sqoDHU8t6crxWbmdpCis8C0qPExTpzyP Hkk4rm1koVEZd/zb5k6YTGUbN1G0NxmVRYMDi6cKni9mLJRq8CHHxVFu+4S3qeTgfinHh95YRJHe ppMMiQo3SKt+QYCvlFNxc2LohD9A40QbtIE2iPHmyjlDr24rNZ+fjlgs8169aiqtWT090C6LGAKG gCFgCDRcBA5MGE9l2dnosPBXz/LdOi0m+ghXTrsFI8HDptiuAT5a/0FVZaXBWRSX0kR2ouCFFqxf tDxIWC+JnlLOXKjuEKswkk4Mp/FcedVuYs1xOSEMLs9p+Af+HNzR6UvOc+kckyu0R9O0LqHx2ssj WR/OeJEO5mxTokZ2bHTG3Ynjxynn9TeJsEMFj8eLkHjCysOermeMhZnB4T+m4nM0nBPnb1pHuz6c jCsNGV16Uo87PytzEpx4uRVLTKEDwODBdYg04iz1qXDq8Kw+fJwt9YpwcgzpoNUY8lw5fsCC/kVj zkRpSQFNGv801dTwKl0LhoAhYAgYAg0aASiUSiwS3Dv2bV2gB53g9Bfft6gb0R8ad9dOe0TFxtFe XkSB3ZXqhh53fZ4yO/fENCNeHOjKa0z4iP5ButNJjobrU0UnLHmnJw6Oh853D9Je4r3C5+joXBuV Uq+Ej9THqcrV5yQJchBdjQWP2bvX0tzZr/gZjSzGODS6ULxuHR2ZPQeTUeNERJ3x5H9fQGTkofBE i40pXkRRWU0bX3sx8JXDcxWuxSKKuIQU0KuLFRV2FT7eP1aF1TfQlK9nxEntHAd/72tDa3TlWKhd qzTOR/4nZbxysVjpNG/2/9He7A2yYKTR/aB2w4aAIWAINDYEoHM45C1cQIWrV1E0jDUOwTrkdNfc icFDlsfzj9CWd187ZRFFartOxCtkef54LU0knQqOv+ojp9/0yh09Gug/jql+dZxOPQf0L/OXMspH Ssstujvy0znGOpODa4NQIU2MSwzDThj3JJWVFSlRIzw2SuOOnRgeeO99qso7gsmoUSJ80sPGwiWi UkdgIBi8396BZfPpyJYNATFpP9Rz7OjtH6tl3VF5qcBB/OQ/xDhYWEWQWbRdfTiLQSilAnGuMNDD h/zAw4I4dz0f3L9Vup+Z7pwdNHLlFgwBQ8AQMASuSgR468ndb71B1aVlMGx0rEhe69APbhGeu1bt FAlXXpheNHEsleTsg9LxlADO7Cqs7xceo8S0pnD4z4sovM4HQUY7FVhbcbrqKr7y/gK6i4lBI/pU Ypwg9HKW8phrV0vfMk+PrxfT8sEdGVqT0HllXRmpwKufF1Gs+ngyrf1kpiQ31kN0Y73x4zk5lPP+ +9Tl29+liBNY4RokLP5QKIQJ6ezduqKwAA4eeam49jOLY8eHHhNDS8UXYgbhcl8hbgiV83T4l/O1 F8711LGoimnn1e0eAyewela+HOd8DoF09CZyfPKkZ6m4OE/y6jvw6ieM2yoJHmReAeXmP9RX7mrK 6/yp+6nFgMEynMBfp6W5B2njm//ApGB1WXM13cv5tFXmyMjLGkLFAScns5oQvsc+/UbRPff/DN58 sCk5ZLvieAm9/vJ3Q5Lt8L0ra5khcOkRKNq8mXJmTaeO9z9EJ+GeyxlGqjVqH9n5ccHOrbR7preI wusBZGurzfXDqdOw2+R9ybpF9BPO/B5hvcXjU65HiLkG8pHO1+7A9fuayo8JjRIJH6fLmL/L43Nw XK7EcNM2KGelUdoAF+mRLDl2hCZP/B1U3QkmbbSh0Rp3/IsfnD6dWtx8C6X36IMhV29uQUCIIDAi 0OywOJa2Tn6Xju3PFqFjue1578OU0bEb1RyvUAEX4WQhg9AF4sqDda3keF8WtXrnQM8PiJhpXjk1 /vw0yWMa5Guc64igOPQmblg7i5YvGwcuZw/N7r+X0oYPw73CmMUXWvXRAsp57XWqOFR7H8Gzc6qf gr/+Wt99L2UOHKR44LqqoJC2/eOvVFVSUn/hC8zN6HkNtR91N36XcpkjWbAzizbBf1NjCCmZLenu bz5JcfC1yD247LxzX9YqmvPWs2rguZd4mIKRmtaCeve7BZ7y8SyiB6KstIhivKGmMG2yNcsQCBsE sse9Sy2GDKfEZi3hcBgfSF7L5Ox0C/fOoYNi01uvUGVp7XdxTEKS7B8biU6AkyeqoGvUjBOdBm6i w9wR+ifYyBOdx7z5H9cl9bHe46BpXgzlkIl3kWo4pQnotQC9x0tKKw2nKC+NSZx5cypYcnt4itLU Sc/Rvr2bZIrSOY9kgUdDCY3auDsBAyD7zTco7ZdPSk+BTvbkRRAQNRHOCFGQRTAQdk4bL785kuGt u5vn2JEfAAiXCDoLmQpaQFA5XXpRmEaFjykC+RyXdH0EOF35BRlxwlP58tH9Y0fK3LMxcfxT2Oms KiR5rNh3gJL7wZD1utujsD8hQZHufu6PIZUPlSjzxqHU7Xv/oZjWYEl6fALlzPiAqsvKQmVx3nTs sLKmoly+PCPx5VbTSHrsGLAYrJju0GcwxSfy5t41FBMTT1UVpd5L7rwhvWwFa9DmKjgHd8ZdNeJh bo9eNmysIkPgbAgcP5JHu98ZQ9f88P+pWy5Ph/m9YtBtcQm0f/5MOrRy6Snsun/qAWra45pAh4Uz zPxFGqqHuKBnZgXFgvKg9/ifr+d8M8xRaZ7S+Yagd+21LFCH8PPqlHtSAukEkahylY9ZGHWzZ/5d UhuzYccAOONbwGh0Bxhe+atW0uGF82UyqhpaKkR8ZAHkoUv23F1ZUizwRGCor/8Xv0nxcOzIQ5wq ViqUImy1DL2gXJcO4XS8nfDy2c2p0zT9WQJGIwt04IHhOKHXLoEWzH2Ndu5YKcpbGneWQ8m69VS6 eat8NZ2EUXcCxlaTQTdQXMsWZykZYjYaz8vrW952BwrAMziGB9jwrC45Rgdg3MkwcIisLoyMUeTg znrV0I/8MjuBSdDVQX8nZI/jhn7ndn+GgCHACByY8yEdwPBsDD6oo7Dgj3UYvwdZb3HPXPHu7bTh 9b/hA7/2kGWT1u3FpZeujlW9xfy0tHDgS+Ykukr5evmsn+RVi1zoKaXTPCkhOs9dI9e7FkIctLag cp6u0xRXjq+YUqn9OK6ZHp0dHKZOfJZKSo5KvLEfGrdxB2XICnH32DepEkOUEXBQLF8UEBY+R+MB OfTxYspZviggJ+2HjqL2Q0ZJj5AIOAt2QOS0HBOrwHl52HrFia7wF26IiRALdYBH8FeMy/FrUAHn L5RDB7fT9A/+JJxC/UI5gSHkgvkL5UGX5wv3Hp2WRukjhgmfCz6AaWK79pTat6/MeWN+vKK4OGsr FW3dcsHsjYEhYAgYAobAmRHgxRWbXvwDbXnlRSrFvHKeIs6LBk9gCHbv3Om09Nc/PXUnCkybueZz X6ek9ObS48fcAzqtlo5ivcZ57g9UYlg5/RaU7lEpvePG9NyjFHytZZ3p5u6MDROhkvpZr+JalBZT +HpWr3g4Np7WrZlBH398qjNmpmmMoVEPy7ofvHT/Xtr+r1eo7/d+QtHotqbqGhmOPZa9i9b/88VA j1NcSir1x0oisYhFyFUkncGmgusJpYgmavAMO6bh3jkOQi9CrrQuPZgbpzk6TedyLOCYA4ivlA8m /54K4X37XEPR4mXU4qEHKbpJii6uQO9j+sibKW/qdGIfgBcamt9yC8UkN9G9CGE88ifdwbmz9PpC mVt5Q8AQMAQMgXoR4MVjO95/i/ZOn0LJ+NiOhH/W8rzDVHoo57Tl2mDbzC6Yp8zlWNew3pEgOk51 FF+roeZfu5hSs+GGGMoILR8COs7TXUhQM41L+n/KxzP4pE6vfuaBIPoWJfx/rqzWyVOUykoLadKE p+GTObQpSsq5YR/NuPN+330zp6L3Lp/aj76LeDuxoh1ZtGPKu7UeCHbsmNGxO4YbKwPOicXgYh4Q Sl6EHhBaRFQYgwQRZErhhF2vlAfiItjB9Crkygdx5MfhC2XLpkW0bNn7XsvP7VSRm0fFq9ZQxh2j saoKCyvwpZfYuSMl9e5JxWvWnhuzOtTRiYnUdCgWbHhd/rw6tyI3l44sX1aH0i4NAUPAEDAELiUC laXH6OjWTfVWER2fiP1jv4nevWhZRKG6hosEtI4Xd2mqn9xRU3HFukv0l9+r5htljkpLOc619R1o PP3n9KE/1095MxcOXN4FjnGv3eyZf6Pduz5xyXYGAmbcBYnB4Y+XEv+xD6C6ixTYsWOvT3+RTmJn CxYoES98qeg//dpRkUMKp6PHSs6gcD1wXBULrltEIWUh0E5c5Zo5ekLuPyxeOawgrMRigSlY5l1Z cZ6LE9CbdnT2PPTW3aT3gCeKv+wybx1NxZ+swwMmDeJGnXNIu/Y6SmjfASu1eJcM3Df2LcxbsZQq YDRbMAQMAUPAELgCCPCEuOD3unfNXg2ue+Q71LRrb4yssLcI/qeBz/qnKXwMGF0enegn5sXX3Gsn Mb+cz037Ah2NGn0+tZbUcsJLOOm1VzLQFq1Nqbj+6KgYOpSznWZM/bNXyk4OAR9nl2LnUwy7hIxm NPg7/03xTdJliNYJnDuz0AbHxbBjHCXdE0SIJ9O4f5ytcS+VDUL5x+nKzVFIOvJ5EcXSxWNp86aF XPy8Q+mmzXR85y6KiMHXGmqrgcGaesP1FNfi/BdW8IuixajRMr9DGoankFcjH547+7zbaQUNAUPA EDAEzh8B/sCuZdgxKxh68WmZ0Gk/h0uvLxDP0+OghpOnh6Bv/BTEAvqJ84OvOc6lmVr/SaxWmstX GtY5qjP5WktqLx1rPr32dSpohJej9OqQ9sBZC4zLKZOfo6Lii+vOS5pxlR+s567ODxiTlEzN+w6g EsxPwFpZyujSi/o88HVKR88df92ox28VThYzFkY1z1RQnWEXgbl2nCeiKILox52R51yv6GOkJp0+ RCzQKsSOd1RkDB09shc+fJ6t0+Jzv6yBn7ujCxZRcq8eVHPyhBisMRnplD78Rjo07vwmpCa0aUOp 6LljVyQcIrHoo3DdGjq2fXv9Daz7VXk66lBoTlcu3NNCui+WDu9NGXb3oy/c+tt3+drPz16oi4sc lKGUCYXG8bOzIRBOCDRp05HajhhNh9cspyosqohJTKLmfQZgjt09lNaus8yFlh440WXe84zXDcdY A3HgfNVlmu6GS/n1pVQenVwpvWovpwM5Tbmp8ebxkRo0Xetjfhr8a425az5z4DMPx25cP5uWLz2/ KUrCqAEfzLir8+NWo7cps2dfGvpfT8uctNjEFIqCcKthx4IIc0uEnc0uFVpnxIk7EyQ6w0zyRYBZ GFESAu5o3QPF6U7wuSlyHTjyNcLJSCzwiKZpU/9IR45gu5iLEAo/WkytH/ocRaY0Qf01VAPfd2kj R1LutBlUU37uCyuajbgJizTgXw0rck+yksW/w/PmBr4Kz9hkb7ggvmkzik1Np5ikJBkm5l4/3hWk HEZ2TZ1l+2fkdY4ZsUkpFNcELm24DQCav2DL8nMDC2jOxi4Kw9mRWGGt5dEDCsO27nD+aXk4o867 d3Y+HJecKk6Xmb668jiVFuRR+bFCXKFtYRlYMrVtMbHxlN60LSUmpVJ8AhbqIJSVFFLh0RwqLnRf 1D69EFzAISUlk9LSwzDNdwAANPRJREFUWopfP3avU15ejOci+7wmUztjsHnTDpTapDklJqaKl/tS 7El5rCSfcvP2UDUculowBK46BPCeKd63m5JbtKJrfv9/VFVcDJdf8Xhu4sXJMfsADdY3fH/B1/zE 6p9/VAocwVv+8SsAf67DgvODDThH43NQPejzRgnRi65mveYr5uUblsxXU6U+8fN6jCaOewq+Mc9d X4F5gw9m3NX5iXkxQNaEt6jt4JGU1rYTnPxWi+5mwXLC5YmYiJpvrGmq0ASMOHQbB+JaEVP5hh2L rz4Ywt/R4mHhdF2ggeHY6DjanrWMFi0cU6e1539ZmXuECj5eSZl3wicdevJ4nlxS186U0rs3Fa1e c06Mo7CQIhPGHWPHdkskhmiPHzpI+cuW1MsnNj2Dmg8ZRs0HD6WUTl3gOzAVQ8VxMJjgIR3tqS4r pWO7dlDOwtl0YOHci7KaN7hBHW++k679yvcwLF1BUTDSSg4doNm/+A48tx8LJjslzi82DgO/9D1q h+162GcgG3p7Vy6k5W+oe5pTCgUnwKiLhc+pLoNvpe5D76RmHXvB8XAKejtj4KYmAr7qKqisIJ8O bltLWxZOpewNS0M2OIOrubTxk9S2Uz+6buhnqFufYdSsRUeKjU+mGMyBYemtxgv3GAzUXVnLadGH r9LuHasvuDnde9xIN438CnXvPoR4N4uYKGyUDiwrKkroIObdLF36Hi1Z8q4Ye6FUxi6FBl//aRo5 /CvUpeM1lJLYDI6fEyG/EXjsy+l42VHaf3A3rVg9mRYuG0v5BadfbRhKXUZjCFx2BPBs1MDPJW+/ 2KL/DZSA/WIjsHPFCfgfZb2F2daeLtKeOWmf6B5+v+k7zp9axClOd/l3UrsjAzRs7CmlckAbnOYU jp5uE15MAZ3n1VTr7KdxzKfhjg5O4YWFc+a/QTu2r+AKLZwGATPuTgNKRXEhtmd5mYb/7GlP4Jwo QqxEeFXAnJHGLISCv2YgrHzFf/4XjHuIfD4eB6FnalfG4+Rd61V1dQVNwk4UFcdLhfJiHQqwsCLj lpGohNuFRx3GRcboW2Dc8aojudGQqkrr14+SOnWEkaNb3vA8jyNLPqJKfCmeLvDOGK1vv4s63P8g JbZtpy8avHToBF5G6EU8CVc0jB0PkTe7diA1HzCI2mBo4ZM/PkXH84+cjuV5pXE7YpukirNl7hmt PHZMvkhDZdakZTtq2qUPenUr5Iu4EF/JoYQO142gG7/4fWrZ41pZXMOOhlWWcNeIRMO4jW+dQk3b daPeN99HO1fMpYVvPEMFh/aGwv6S0zRr2Zlu/ewPqN/geykpKU16PE/y8D5e5HIvLPtYfZferC0N afUwXTvoXpox/vc0a8q5T3o+gV6z5OQMeuChX9KIm79M8XFJ0juq+yKr4khKzKCePYdT79430U0j vkyvvvZ9ys5eXy8OLZp3pkcfeZ4GXXcPfnP4AeN5R9yDXVMNGeQPlBhKTmpJfXq0pb49RtA9o79D 70x5kuYuHoN7tJ68esG1zLBCgD9at45/kwY+9hO8Yk94ekn1k9NIqmm0o4Eb77SY6jCPyjPEXBk1 5PRWOY1LqV7T8u7o+PG1o3NpWspLD+IvtHgOVTe6kkx3kmLwbB4+vEv2j9Xa7Xg6BPS3O11Oo06L oL1L59HBVUsoCl3YLLBOaDUOYWMF4KXL1wukUAQR6Twvj/NcdzPn+LS+oAavmg3ERaDhy47L419c bCJ9tGAMbdww76L/Isc2b8GOFVkUAaNOFlZgWLEJFlbEt2oZel0wDJuNHg0FyTsGcuOxjyzmduTO P31747Foo98vfkO9vv9jSmjVWgwj7qVjZ8dsbHGvHccjeWs03H8NdlvgL83mN9xIA37yC4rGnJGL FtBc3mXkJBuUcq7ttf1s9XBPpWx3BtxO4i+U4ePr7/8G3fvff6UW3fvBr9Rx2dw6Cr1dNTAYjpcU 0HEMxTIfxuBENXpUsYVaz6F30+cef5WadehxtiZd4vwIuvbGT9N3fzWRBo/6Enq54tDpi1XbEHze 6iwGPWHsMDUa8Wj0NnPbeVV3NHo173sYxtnt/3YO7VNDsXWbnvSj/xxPt97xbfDXnjruGeYFPNGo Pwa8uX7etqwCK8l79BhCP/7h29SqVbcz1pWR3pr+60fv05CBn0EPXZWUjYLcRfMq+RMl6HUswm+A vYnxG/BHTmVlNTVr2ol+8s1X6I6bvyp8Xe/tGSuxDEMgjBDYOXMi5W1ZLyMMqlnw0ASMKW2oM9Y0 H4+V5Dsj0KPB+56fNw6uI4N1GwfWYRwc/1o6klORzwYHUwuNV7+W0XTRm5wPWqbhoysj6oWvMcoy ZeIzVFhwkItaOAMC1nN3WmBgpuDzfd3Yl6ll7wHYiD0RRoATOLWH1VjTwv78g4BYe8KpAspCrznu 7MRWjT4nyCzKKtxKHc2LKPL20QdTnj9tKy80kd26FMydR02u6w9WaCQMnNiMDEobxgsrJqCxaBF6 Y+oLvJAi7boB0nsjjyIUYsHKFVSya+cp5WNSUqj///yKmvREbxfm5rEhKA42D+bQ0U9WU8HmjVRZ VCgPb1qP3tRm1B2UhLl4PBeOHSw3HzCYuj/4CG3+10v1NSls8wZ+9jEa+pUfY/ga9wOjlY2TI3uy aNPs9+nQjg0w7ArkZ0jE8EmbXtdT/9sfovQWHagKPbYZbbrQ3f/xe3rv11+lsuIrs71OnxvuoC/9 4O/yuq2CIRUFY46HfXZuWUbbNyyiQ/uzxFVPcpOm1Pf6O+UvEr1ibOTxENB9D/0P7dq6jA7s3XzW 34ifv9jYOPr6N/9KzZt3Eh68K8vqVVPhz2qN9GJzr2GvXiNo4MD7ZL4c93BXVBynli2709e/+kd6 7g+foyoY0C6oQRZBDz3wvxiGHYDpoWWy2i4Sn1IrVk+ij5a+Q4cxx4575uLiEqltqx407Ib7qW/P WygeQ85VGH4/cHCHsHNz9RxvOxsC4YwAzyXfOPYVGvn4H3W/c9ZnaLCviTSuGknvRPM5Hkyp15FY MMjBGV6qsRw3V8LxFFLRbZqi+ZzqytU2NAOptWrmVP6g3LxhPi3DFIxQ9JPW3DiPZtzV87vn79hC W6eOpesf/q4YFyz4Isz44nA9azKnDkaQ/IMdFPjyQIqLcxmJe/nKw4m5L+DOyON8TmUfPtNg2OVf pEUUwrbOoXDFSmp1+DDFZmZCgaIHCwsreKg2bxp2rKhvYYVn+PFCitjUNKHl3jt+5A/PniW86lSF OXRlVLpvH6X16YelTrFUXV5GO8f+i/ZN/4AqC2sbLIeXL6b9c2bQwP9+gpp07CLOlnn4s91td9Pu GROpPPfcd+eo257Led1hwAga/PD3xbBjnKPj4mnbog9o3stPSG9dcFsKDmbTgS2raetH0+ieH/2B 2sLQ40UWLbv2o0H3PUYLxjwTTH7Z4vmH9tBxzEdMwoIGNuz27V5PH7z1BG1bv1B6IIMb8vGid2no qEfooUeflSeBhzuTU5rSzbc/Rm+/+uOzfjSwlRuLXuvExCZYKFFBs2b8lT6c9iIVFdX+3Zdhpdy0 D/5MX3/0T9S/320w5irQ01ZO/frdToMHfZYWL34bzWKpxAcbPlQ6tLuGhg95kCo8oy8Kw8fvTvgt vTfpt9KDG3wPW7YtpTmL/kU9uw6hu0Y/Sodys2lj1uJgEosbAlcNAgfXLKPsRR9St1vvw8f1cXkq 1GzDE+L10vHNSBqunf7Sa6TzOx+52mMnMb6S+2fdxYGvna4TnehSA/kelVefcuRy+ie5Hq2rQViw 7uRRITy3E8f9ttZHm+Tb4RQE1I44JdkSHAJbpr9HhXt3YsJ9rAgup6sJgwgEVL4eEHVd1CKk3qRP jXMJjvFRzDopx3E18oIfIuXM1LGobwcWUXy08E0pe6kOVQUFVLh4KY+rcd+dDC/Gd+1CyX361F8l FGVUQgJl3jRCe+3QaN6RojR7D1ygnH6nCx7G3PnGa5T70UJxbrz6f35GO99+Qw07eXHUrrL0wD7a 9I8XpJeLIeTh04T0TGrW9/rahGF+xYsnBn/he+Icmw07Hn7evWohzfnr/55i2AVuBXgU5x2gaX/6 CRUe3Cu9mTyM22/UA5TWol2A7HJGDu3bSlPG/Ir27VpLH477Pb30mwdo69p5YtjVHabkn3PZvDG0 avE4+dpm6a/GMHOvfiMxhy49pGbzqutq9AyOef2n9N7bvxDD7tR6IjD/Zie99PfHaO/eDXhOVY4h LTR65NdlqJXjLnTrOhjzBOGvErLEtPsObKKpH/75FMPO0XPZLduX0vMvPUZvwQg8ASPVgiFwNSLA Hzcb3nuVyvPzZPpLwPgSQ4vvSE011mWeptK0IENMqLzHydEoH9ZaWl6z9ZrTODjNFqhTqLWEb1g6 Hl47HI1XfyymSC2a/y/atm05s7RwFgT497FQDwLlhfm0btyr0pUtogfJ9UWQhdYTaaTLF4t7QIKo RKAl35XVs1dSOPj6B9QYyuKJ6ZPG/w7DTBd3EcXpbrVg4Ud00vuS4/woDK02Re/d2UJq375YSNFZ VskyLc8Ty104n6pLz9zm8sOHaO0Tv6BPfv04FWIYNhDOMPxbsHkDFWPFbAS7HEHguVZp3XsGil0N kbZ9B1GLbtd4RmoEVuOW0vK3/0KV5WfGCdYGbjaCinL30/rZ74pxVwPDMCm9GXXoe+MVu+2VC96h F35xD01/52kqOeb3ttYdpuTm4z+tWjpBjDpucA2GZ1PTmlNqemhzOqMwf28KnoGFc18L3O+p9XAt hH2WD9FUuApi44+fT95jslPH/tQaQ6vBISO9VeCS5wceyc+hMrg9OVNw9bGxasEQuNoRKD6QTVsw GsU97yrS+ry4+3Ji7lID1xJxV0zNcb32e+08LvzqQtQZf/5cPM1XY86j9U7KzdXq0YGL1sA7UUTT EfScT58WgjeC2qwb7ZUZdyH89DsWTaf9a5fKxHDub/NEWucusABCmJ0g69AqX4Mu6ItHxRRfRCL4 Xm+dfCFpDnOVP6TFRcfTCgw3bVg/J4TWXThJydYsKsHiigjXe4e5RU1uuIHiWvuKsFYtnqZrPno0 LMEozUJaVXER5X20qBbp6S64B4/nYYUSeG5a8R7spuHVwwZOchtshu3qDYXJlaJhQwN/nYfcFmi/ uEzZsIwO72DDFpLEWJ7pz2v3rjULqKK8RHixsdH+miGIQ+K43BUI1Vi8EGrI2beZSrGptw7ZYyUw Flu0ant245xx4yHWVR9PCrUq2rBhDvzdoZeT98lEz1xiYhp17MDzSf1w/Dhw9C75A6pt6x5YLNFB Uur2CvqlYKjKxwceXguGwFWOQNbMcXR0ZxY+xnn3CnkLedpHb4yfD31GNOaeF85l5/ycG9B3iOs/ Xwdqnuo15e/zcbwCpTx9KOkcF53JNXjlcWa9yMbddHy85WMOen3PKbfRgiLAv4OFsyDAE/pXv/1X zBHDJHJeqccCF3gocBUw4lQkmYKfGgZXqEHLZwVbhZWrdNdqEKow8xwgXgU0ddJzwoPpLnXgocL8 OfPxROmjx9ex2LEiY/jw01cNRRffqpUspMAsc6GJwFBjARZFlGFO3cUOvMjCvRRgFcLxcCpW02Ll ZLgH4MRz65p36ytD19xcvo89KxdwFAGCwUZDfX+gKs4/ROXF+TBasCIZv016q07eixllwzxUYoGD uPCBbHFr2Z9gChZcnC3oneEZQu9aqKGoKJdyDm6TXk4uI4Z1p2uluFMI2XvXY4WsGqe8GKR5sw70 g2+/Tu3a9vYMOK0tIG96aUdDoMEgUHGsiNaMxcIoPGSqsVTa+ci6TPWXvquEBs+u/PMMr4BeE3qP Tt5soAroQoarNi++Ds6X+oSz0nIdLhZoA9oYi0UU27YuxRSlMZLvetPlwg5nRMAWVJwRmqAMCPeh betp6+xxdP19j2JxBTx7iyHEwioiq8ab92C4h4SFlePci8fBPTiS5h6CoPJMzYI8ccbfiFcGch2X S5CLV66kikOHKBarU3nVLBsRmbfcTIcnT4UfOH/FoRiAMEYyhw0j3rJMVr2i3dwblzt7ttzneR0Y TzZyThPYTUjtHEbw6ghJTVvKUCr3JHHgHSwy4dKk/10PyxAzy48fcF/6H0mMB07AhHu7YuIS4H8N xg74JKVmwst8nDg79steuVh9csqLIbiXln+xwK3KsxNCe7mQlDw7rWtDLvxfwQaWwJg3a9bRK6y1 Z+1YQbv3rKWunQdh4cVxfJtU0jU9b6KnHp9HS5a/T0s+Hk87d39CZeX+UK3j7TGykyFw1SOw9+MF lL1sHnUZdgdcMlXKU8b6hx8deexwVEPMXeOMR4hp+B+HU+N+muQJvaPkPA18Fh6eDhQKjzaYhue0 6yKKCprw/pOYogS3SxZCRsCMu1Cg8oyONRP/SV1vuJVSm7WBAQSFxcLJAsg8cNbgRNcTfaZBhvTg 4VxbqJXGfaWwH6/dO9fQ/Dn/J6wul2HHBlvl0QIqWLSEWj30oDj1Zb9tiZ07U2r/vrKThd4bjmxg xMVRs5tvxuILdnGBe8Ncu7Jdu6hw/boA2TlHmC/4xKZhCzL4souMj6coGDS8WwAPw7KxeTWGxCaZ FB2fEDDS+T6uu/cRGHbRkAV4F/TkxkkNCwvHA/26/NLDrfNQKBsrJ9GTFQ3DTrY9u5KAcCP5x+eT 93zwLhvJyZkUhwUkvNKVDVJ2VxILtyKORktcumNhIa+mVeuOjeHkpExc+x9JPCz7r7f/i/7zR+9S SlJz8XFXid00EuPT6e7bvke33/INuDvJovWb5tLKNTNkMUUF+/KzYAg0IAT4PbTm3Zeobd/BFJeY LO9XZ7x5Wkrulj9s9Nqd+YoDdJf3/KuGQwq/qyRHCJhC6eSS6TXF6TtHG0zHcc3nmPp5XTDnVdqy eaEytWPICJhxFzJURCVHD9OqCf+g27/zJDq3agLCyiKtXzwqmDxkK9ci7CqkKtgc9/JwDn6YpHcP vV9TJj5d7wTvc2hu6KSeci5YsJCa3XuXDvnBz1hEVCRljrpFjbugnrUmWEmb3LUrjDvsrMD3gflv udhHln3RuZ69UCuPb9ac2Kdd02uvp+SOnSi+KbaVgnEnDo0xJ4SHwdk9S403/Bsq33ChY0MsgocW 8dsGBzbUGDsPesniaz+oMcvvT5YadgTMMR7WLICjY3aNckUDyzja0qpdT+re9ybq1P0G4p0rmjRp Bh9xSdJeXo3Kcl3Dzphxv5cjlJdj6zgPVDYoExOaiDNiXmDhwsYti+jp5x+kr3/pWerRbQjaVyM9 quwEGT8WtW9zDXVu35/uufV7tDN7Dc2a/xrNX/IW3KeYkecwtPPVj0D+nm20afpYuuELcPWF0Rl5 l+O25AxDLFIMO71P/sDkoBoMzz6/mHAV6LTAs+ZrQVAFdJ+W8XnrWy5YHzqj0OfOMSyiwAdwPubQ ToU7sMv1cch31VCCGXfn+Etunj+Jeg2/FysWh2J3hUoRbvZ1x8LoDDoVeE7TdBVs71poXZ7LxxdK TIIsovhk9YxzbNHFIy/buYtKNmyi1EE3EPrAsZ1YNaUOHEgJrVtTeU5OoCLekQLaGwYL5i7B+Ko8 epTyFy/W/GBrJVDi1Ehqj17U9s67KXPgYEpo2lwXSMCIkx5Q9NZFuS9GvCTYoe3VGtSo4RcfXli4 pyqskJ37t19SORwW85CDBO/2RBqYsG7gfE7HmefdsR+8yuNXztCIjU+ia4fcSwNHfJ46dLuOEhKx JzDa5gzWyAjuldTA6dq/61K8jIt8cmLn5tPJRwbqYOhcXnCVW+Cv7ldP30nDb3yQbhn+VeqKuXnx cSmwwbH3Jv+hVzoSje/eaTD17DyERgx6gP7y2rfFyXEwH4sbAlczAhs+eIu6DL0DTtI7iy9RfdG4 I5/xDzqLY6LfJCap3jMuby2JayoI8NBpKiPj5Qd46HtAObp8LalpHhfwiIqJphnwYclTLWxqBGN1 bsGMu3PDC8NjlbTs3Repbffr8WUBV8awR1goA18wiIuQekacpCOuD4b70oEAQ3g5j/+i4Prk2LEj NGXCs+Iu4hybdNHIed7c0bnzKBUrZfkuuOs+Ni2VMoYOpQPjxkk98S1bUBoMvpNeTxpvE1awaiWV H8JWMGyQnU6TBrUwCsOtnb/0Nepw7/3iJ48XqzBeXI57/iry88VBcVVBvmxjdgJuQ5piZ4r0Lt1k GDiI1VURrYJneOnh5B5IuU+iAxs/hg8731i+Km7Ea2Tbzv3pM1/7LXXpOURSZNUzDxfDAGfXKIX5 B6jwSA6VIl4OFyPRcLlw400Pi+sFeetfopt1ohcPw1OeQMgTr9CtwDAsO1A+XSgrL6ZZ816l+R+9 SbxjxfX976AB/T5F7dv2oIS4VOnNq0SvYyT8Vl7f7w76+ffepif+9DnKL7g6f7vTYWBpjRuB8uIC WvXeS3TnD5/F+0n1kjO15L0cSFN9xc8W6y4OSoczrjnup+kVp8ifl+99ygaMRSkveVJUafmINN6J Yuf2lbRg3uuSaT13itG5HM24Oxe0QMtfEHs3raDNCybS9Xd+WYcihQdENSDkvjHHWU7U9aHw6Vw6 z7X7YMaztH//JuF0JQ9Fq7G104H92Pe1lSySkB0rRo2kQx98IPeaceONFMO7WXiLSk6i9zJvjuey 5SyGXXRSEvX56c+pxbCbpWewBj2D/CQXbFhHhxYvpKIs7HV7YB9VlWBoLSj0S0mlTAzdVnPP3lUW ygrypLcuLjkV8zSx6wLmoyVltrgqjbtufUfQIz94mXh7serq4zDc4sWI27x6Nm1a/aFsP8bb5bGz YhdS4Vdu0LAHZU9LtW5dzqU5p8OHXoSnfdjgKy7Jw3cDG3r+vLvgmqU3FfMZt25fJn/vTfoddYL7 lKE3fIZuH/kY5uVl4IMO+/5WwAFztxvpM3f+iF4d+7NgFhY3BK5eBPCM7Fw8k/YMv4u6DBoto1Fs kImlxZoLOk01mKQGdJx3xZkIrMn0Hz/jLk9SAuWVikdmOF9pvDSPgxp/0J14VnnP7knjeBFFKVdg 4TwQcMb0eRRtnEXcF8SyiS9R8eED4n/H9c6xSSe9cZ5AS2+d9NpBoJEmdIBNHwMV8hjsRLEvewPN +fClsAC0urCICj5aQhFY3BABpcgPWRIWVqT07iVz65qOGhWYP8Y0x7ZlUfHm0IzS9vc/SM2H3wwj EXObeDi34Citf/rXtPLnP6LsKeOpMGuzb9jhAWfFKwHDtJei10d+Jg/14LiXdFFOpTDuSvIPy8pY vocozMFr2cPzvebu76LUdGmZJGNhyP2PPgnDLlMWd/COLRtXzqAXfvlpGvvSD2j9yumUe3BnwLBz v13UZfJH6J7LVthXlufDcuBh74NYdV5fcOWYRgw9GK3bdq6g19/5OT3+9K20L2ejPOOcX4W5eTf0 vwuLNELbYYPLWDAEwhoBvPjYufiKsS9SZRkMKYwi8XMg/5DHess3xnSkie+H83ksIjif6VTHcZ4r x5Qax8mLO/6ax6nOEGGdEwvvAMuXjqONG+ZxEQvniYDD9DyLN95ihYf30bJJL2OuWAxEU4XTganX OOLBcAadE3p9GFSoZREFFNHkCU/D0WtB2IB5dMEiOlHCD7reEe8OwXPvkrt1pcROnWDw6TAX7xaR N38+pt6d3altPFystL79TuKePrw9ZIHEpj89Q4eXLMLCYyw2qGvo4CEPKF7gyC+Aix1OwEmusGbG qI8dDJ/SjnoqRQvryUUW7oldn7AbHed0mYe6O99wi2xFxnWGf1Dc+934aWrZvpcadhhq3bFlGb31 4ncoNwe7h9T97XBT7rc7K0YXEYCMjNbUvn1f2d2F2bLSytquWxW59tRXXW2aCNqVvZZeeeun6DHG ZHOWWd53OTWD0lNb1sfG8gyBqw6B3N1baN20MeJiyRljbq4daytJ815X7prfycH/+HXov6URC/TS eSUC14AnQMu60yvFHSFYRFGEFe8fTP69PL9XHZBh1GBnj4RRk66epqxfMJ4OZH1CPKwqwo+mB68C YlF3ADuhdw8Gn2PwhbJ+7Sxau3p6WN10+Z49dGzDRtmxgu+B54yl9OlNTfpfK25QxECFYXc8L5fy ly0Lqe0JrdtQfGYz3aoMvTkl+/bS0bVr/LL1GDqqdPnN4r1d/FIXFCsvOKLtYc6oPzYljRIyQnCw C1qm55Wr9TaJ7wl/e1YvVAMW9bDPvlY9rqXWvQdeUNsvX2HFvGN3tNeDnw3Vdcsm03HsmsGhtlFU u2U8rH++geETwz9EBn373kqZmW1FKfDWZTw3btfuIBkL8MHTdxqDNJAtEb3ZHPT8lZYVg949yR4I tYntyhC46hFYO/0tKsjZLR0WgWcdd6W6q64uwzOER8HpPb551ml6llPgytd9tWlqp2vJGHw4zsUo 1sGcbcrEjueNgHtjnTeDxlyQt4Sa/87z6MniVbOAUoZgHSIs6ir6gS8g+XLRVF5RWF5ahEUUvwsM ZbmSV/rMCyuOzJmLZrAiw9Asepvi27enlnfeiR63akmNxFZlR5cvp4rc3JCaG52YIMO6zJER4OHe elfBeso3JjmFmnToLEaYexmEVGEIREX7dsl8OFH0sCRiEhOp7cARZy4ZZBB0u+VeanPtEOmZO3MB zeEFFEd2bZFFBWwIRaKH8MaH/4PiklLOVhRGhZKwW5EWnXrDZ1zCWcucnuDCjBL2YScrf9EefqlX o9ezvuDa3aHr9egN4DafS/1KGwOcWrXuVl81gbwmqc3onnt+KLLKidH44FqP7cjy8/cHaPyI3yt8 NiMvI60VJbEfMPxu3FN9rLSEjpXk+6wsZgg0EAR4CsnH47BzBT5kIrCIyJliosXkkQxoNNFsms9p oEC+vqr02nmQkLKS78oyWF4ZnN3IFqfFwgPD3j3radbMvzcQRK/sbZhxd4H471y3iDYumQoFFu8J qgos+wHC7AUR+sCQbECsIyHIsbQIK4F27zpdz8IFNuoiFC/Gworj+/bDIOPeKRgkmCsW0xLDUTD0 WCHyUGzeXDYAQwuVRcUwDHVIln2+JbVpS4nt2mlh8GOetRQt6kxs2ZoG/vw3lNGnH4woGJWq80Or MASqstxDVLR3lw6Rgp57ibrf9SCltet8+tJoQCwMsgFf/Hca8d3/pShxTnz2nqmq8jIMebzJk8DA l4ekK6l1rwF0+/efxu4V9fcU8j237NqX7vvPF+krz06kO7/ztAwf18Lq9K0NSuUFBZDCc/7T1zUz Ki7MlfLcnhqsjuXFFS643y64TUw3cOhn6Uvf/jN6OKNgyDvqUM783OgiiC9+5Rnq1uPGegslJ2fQ Nx/7O7Vp0xuiVSXuYniHiVmzT53HmhCfQl9+6Al65AtPUlP08gX3Orr7CK5s9IivwiEzG3c1mHsX iaHa9VRUnBdMYnFDoMEgsHnhVMpeu1gdpeOunEnGOoyDM8vYmGPjwRkQtXWckAZTS2nlAQ4oq29C PTM1d4Dwxz53dpRjFbuFC0cAmtvChSKwYPxfqEf/WygF3vlhIXjCqw+DE3rdi1a7tmPQC3P44A5s hPyHC636kpWvOnaM8hcuoraPPIJuGngqY23Nc+MQIuB/6Ni6dVSyLfSu8/Kc/XQcvXzxMNhOYk/P mJQm1OPRb9GG539HVceKa/XrxKVnUKthI6nzZx+S3SmcA2NF9OLd8gkYWTtmTaTmvfrLS4t7LJOa taKRP3+O1r39D8rbtoEq0DZ20pyYnkkte19LPe/4PDXt1gcucGokL1pcbwCbs4QsvDTb9x9GvUd9 hqrgo64axnHXG2+jjNad6JMPxtC+Dcvo2NFc6RGLxkKVeAwRN+/Yk3qOuJe6D7pdvMjz/L2+ox6g 3N2bafmkf5yxRsaJbSmmbws/dP/224myAo0NJn6dOhwDL+pAir6sOZ3nks4c+zRlfTJP6snOWkXD bv+qULI7oP6D76Gdty6jZXPeqGUgwQKkNh360E13fIOGjHgIhlG8zNPDq1vqFmYhHljmmjXvQD/8 6Xu0YO4/acWy9ykvLxvDwcfEIE9Hr1rXroPprrt/SF06D8BuE+yIFdMd0FM4bfoLtEs+nPhu9fdh 4/aeT32fHnrgceLR4sE3fJamTv8jrVg1mQqLDte6j+ZNO9C9d3yfbhv5daqqrBLDll2qzF38L3Bz 96J8Q7wdIzMEwh4BHlFZ8s5fqF3PG4j1FL8z1GExvxvcGwNp3pW8T/AY8FOmf6AJGqGSd03QiJaj 0fcQ80NAfhye2aUfvUOrV00Ne4yulgaacXcRfqkjObto8ZSX6NNf/U3A07c8CBB6d3aPBa/gYxNv ysRnqLj4yEWo/dKxOIodK1p+5jOywpNXMXGQhxEKPBe9ds7oOmsLQF9ZVEQH586iLl97DPZvtZRt OngoDfzdH6lo8wY6UVYGBRpB8c1bU2q3HpSMOXq8RVdFYQHtnvQedf705ygmKfmsVZ0rQfaCmdR+ 0EjqOPw2qobRxUPsTdp0pJt/9hSVHT0iBhz3PCWmNaX4JmliAPBm9nuwL+O+T5bSsG/+N1tRnvlw 5tq5V3DBK09QLHbf6DoEdcG446HNdDgPHf3vv6HyQl5Vy8bdcfTMxRBvW5YKQzMyMgbuCaqw/2MF RWNItih3Px3O3nrmioJyuLeJh1PbdLtWUvWL2XuhIsXJZCDFe0mLhGKIJDHZXxW6Zc0cysneQq3g A46NOzaU7v/ak9RnwO2Uh0UVfH+x8YnYsaIXte/Yj5JSMsR/48Y1M6ngyAEaNuorOv1AxSiolaeL QnkA4yO5eyglJVNWp977mZ/S6Nu+AY/1+7CDS7HMc82Am5WM9DbCwBl28fHJtGrVFJow8SmPsV9h WmoLumP0N9GOGtlXtmXzLvTtR/9G9931Y+wnu4aKig6KfKent6VeXQdR88yOoNN7jY+LpmlzX6aV 65yTcZ/v6e7A0gyBqxIBvINzMI98w5z3aPA9/ybvI30/uCPeGxiyde8Ovke+4hCcximSLoae5slR 3jE+L06Lwnu+BH5ep056RubLCjM7XDACZtxdMITKYPGMV6l1+z40ZNTDYuCxTzMnwizoHI+Bohaf dhOfk6+Ui1T1JWNTjmHZ4rXrKGP4cFnlKveDoamKQ4ewJdnHodfrGYZ7J46jtGv6U+agwUTlx2V4 MrkT9q/t1l0cxXLvDpPK/CYMBxfv2E6b/vYHKti6kVqPGEWxqTA28LIAlGcM0kYmEdBxJZEzkkvv 1scv/Q6GYxK1GTBUNtHmVZZsrSWmZVJiRnNUx43Satkw3fzhBFrx2u8pvX0XTZfhTlfpmeuqKCmm mc//lAZju5/+d31JjKETMNyo6gQlpKSLASlDg2Bx8gTPdeR2VGGIJBadpido+4pZtGDMc5S/f8dp K3H3zDevkwMYBPBBmyUGcDmH4xxcXFOQ6t2j5DCzwFhqBJXgQ2Ty67+gr/3kNYpPwE4O8A3HHyp9 B94BQ+wuMfb4x+MFFGz4nYCRvHjemzTprV9RVzg8Hjb6a/pbcNv4N6w38HZr8bRpw3zK2vIRfeNb LxMbbbxHbdu2vVEffhHw4J5W3VYM8yVhjPJKuyVLxtKrr/0H8R6ydQMPp7782vfpy1/4LXVoh1W1 GOpnn3wtm3WmNnChwqPmbACfRBs5rxJGLE/wrqmposkfvkivvfP/0OOnK8Xr8rZrQ6BBIOC9q1dM foV6DLqD0jJayoebPrE4Bt4RfLf+s6zvEH5+OOaumEKoBBp+tjRF04Qn0mLwfpsy/q+UcyBL6Oxw cRAw4+7i4AhlV0njX/lPKszbTzfd/m+yx6Z0Z0N4o/ENw7tQFOYfpJlT/0RzMGFUJqdfpLovFRt2 28ELK9LhuBifV/pg40E8umSJbDl2rvVWY+7ZxmeeoK5f+wa1umkURWOxhDCVh94z7FBn+eGDlDNv FnzfTaCKIriIgbI9tGwRJbftIAaF+jGTQqc0IQIamie+uz9ofHnBnEIYlFB2NI8WPPlT6vPZR6jT yLspBT1mshIWNPKawguvCjtlHNy6jjZOeZP2r1kipUvyDlHh/l2U1roD7CCM87ExdpbAQ7KLX3+O di6fQwM+/VVq23uQ9NJxTxXbU/LCwzEqGluVVdXQMfTm5Wz9hDbBafaetXAbw/WcIbBRzD1oLFs1 +LhghHRODBt1CPLi9l+8jAzne7kyluvqZyPTr0ux3rZ+Ib3+/KN098OPU9tOfTEHDcM2CDXgix1k pY7KynLK3rGG5n3wV9oIx8Ycdm1fRQeyN1JLLI6oqeF9Zk+PExtnsbGJdCKyCvjHUF7ublq5fCK+ 6vPpwS/8hjp3ud5boazticLwdSSeK77nnJwsmjHjRVq0aIz2EErNtQ88rLpyzVTatmMFjbr5a3Tz 8C9R21bdsPiC74PlD3xZOQGEGPCuqiylrJ2raPy052npygm1mdmVIdCAESg+cpCWT3iJ7v4W9lHH 88XvieCef32vuPcLv1P89wq/Q+TaM/SU1qfRfOaHDg98PO3P3kRzZ73cgNG8MrcWMWDAgDuzsrJm lGFYTF5uV6YdDarWlm26U+/rbqOOvF8lJnAfxzZMe6DgNqydDYW156q6V55vJg6MMVQoX17QfKU7 d1IVhlkvJKR06kJpffpSSqfOFI3ViBjrkzl5Rdu3wZnxJqqAg+PgwMZaaudustKUnSAXZ+9SgyqY CPEm7TvJXrVsbLGBUg25Prp9C2hPb1DUKU4JmFuX3rEbNYHBFoedMXhItDTvIIy43VSQvf2UOpOb tqQk7t1D+8qLjlLRwb11WdZ7ndayPWW060oZbbtQSnozDL3GUxn4HEOdBQf3UMGB3VRSEOKKZGzZ 07x9D4qEYSKWHWpWY63eJviZsG2UHi9iRPJydlJZSaGf78XiE5KpY48biFfCZmJOHBt5PA/u8IHt MOxW077d66VHNLhgemYb9AK0Bt9IysczwL6s6oaWMLR697sF7yEY+KXFtO6TD2ULM6aLi0uiHr2G Ua/eI6hF884wAhNgfJXjecqmrVuXUFbWEviKPLWtdesIvk5MTKMuna6jLh0GUKuWHSkxDgsnQFBa VkgHMNS8a+862rkHO7ZUXLl9fIPbeznjMXje27dv/8TOnTv/F/WyWKhFfTkbcQ51XXPNNe327Nmz tqSkJOMcihlpPQjEYBrIw4+/QR37DMbITYV8+OgHoRpqOo9cP575yMaaXulHo7tm4XE9ekIHWjEW ceR5fS+98HXMpx1fT0ss6xwQOIk52xHNmzd/1oy7c0AtNNL634NscDR6I5otB+lFqgfRUGjqKX5e WVeizhAaGlYyE6YYKYz1P3vBUJ8Z01N5nJk2mGPDiptx17B+z/O9m459htCXfzEGnh9glsnHnxpm 3MPN3iDcP9/1iRp4vjHHNSMN9PxPjTqNx8Uk0NqVH9ALf8I2nljlbuGiIBAw7rTH9KLwNCaKgPvA hQCzImSR9s6c3+gNOwWBj4AG+Hh/gpHgpFlnNf48sot6qmtwuvZd1ErOwAx1MQbuj+XGhbCSmWCM gtp7yu/nGn9OZ31e9N79+w9m4ePDouOeLUfhnj13feZzMKaOj56Vb9jif+ZbshxD4KIjsGfzcmJn /ezqi4M+lWrA8ZV7YjWPr5EihpxPq0ahXisFl4+WUYGJ458yw06QvfgHM+4uPqYeR28Oj5vLE96j GpcMhXoZyxwnKGScRdkGGw71FrxMma59l6M6DwPGQQ2P0A2Vy9G809ZRt82M1wUFLh/8dyozHx/9 UFKsTqU7lxTHM/is7TgXLkZrCDRABPA4Lp6EfdQxB49XtdY16Ope+8aeZ/ihvMbUuHMIxcJv6sJ5 /6TsPetckp0vMgJm3F1kQI2dIWAIGAKGgCHQUBA4emgPXH29LAuPpBeOv788k0168rwhV4l7N61x NfVqH7ESPiqWDu7fSjPhi9LCpUPAjLtLh61xNgQMAUPAEDAErnoEVs8dS/u2rZHVrX5PHGJBQ7Cc 7l9z3PXWcY7GOcZGx9RJz8miKp4KYeHSIGDG3aXB1bgaAoaAIWAIGAINAgHeR33Oe7/H/Dj4zMSK dzYcfLOMTbba/XN8036qi2MnCviv3LxxPlbHjhNcLsa0CmFkh1MQMOPuFEgswRAwBAwBQ8AQMAR8 BCJo2ycLaN3iSXAmnoBkmG5ez5wzIvg6YMbV6rVT0y8ac/bKSoto/Hu/PaMvSr8+i10oAu53uVA+ Vt4QMAQMAUPAEDAEGiQCYrnRjLd+S3uzVstesNoz5/XPiTHnuTrx4mro8RHOjiPY4XgkDLtf064d KxskQuF2U2bchdsvYu0xBAwBQ8AQMATCEIFj2AP7zT99i/ZkrRTH4rqC1vXXcYP94Vm+YoMuBkOx 7FT+3bcepzkf2k4UjMvlCGbcXQ6UrQ5DwBAwBAwBQ6ABIJB/OJteeeqLNHfyC/BVVyBGXhyGannL Rt5mMwpbKUZHx1EC9oNm4273jlX0wh++SDOn/aUB3P3Vcwu2t+zV81tZSw0BQ8AQMAQMgSuOAM+d mzzml7R87pvUf9Dd1LPPTZTRtL0M13IvHRt9vJ/0J6um0ZYN8xvlFn5X+kcy4+5K/wJWvyFgCBgC hoAhcBUicDhnO82a9CeaNfnP2Ec9mXjf6RqsqC3FntS2pdiV/UHNuLuy+FvthoAhYAgYAobAVYsA u6pjlybHy4/Jn7sRTXdXdr7cCNicu8uNuNVnCBgChoAhYAg0EATOtOvgmdIbyG2H/W2YcRf2P5E1 0BAwBAwBQ8AQMAQMgdARMOMudKyM0hAwBAwBQ8AQMAQMgbBHwIy7sP+JrIGGgCFgCBgChoAhYAiE joAZd6FjZZSGgCFgCBgChoAhYAiEPQJm3IX9T2QNNAQMAUPAEDAEDAFDIHQEzLgLHSujNAQMAUPA EDAEDAFDIOwRMOMu7H8ia6AhYAgYAoaAIWAIGAKhI2DGXehYGaUhYAgYAoaAIWAIGAJhj4AZd2H/ E1kDDQFDwBAwBAwBQ8AQCB0BM+5Cx8ooDQFDwBAwBAwBQ8AQCHsEzLgL+5/IGmgIGAKGgCFgCBgC hkDoCJhxFzpWRmkIGAKGgCFgCBgChkDYI2DGXdj/RNZAQ8AQMAQMAUPAEDAEQkfAjLvQsTJKQ8AQ MAQMAUPAEDAEwh4BM+7C/ieyBhoChoAhYAgYAoaAIRA6AmbchY6VURoChoAhYAgYAoaAIRD2CJhx F/Y/kTXQEDAEDAFDwBAwBAyB0BEw4y50rIzSEDAEDAFDwBAwBAyBsEfAjLuw/4msgYaAIWAIGAKG gCFgCISOgBl3oWNllIaAIWAIGAKGgCFgCIQ9Ambchf1PZA00BAwBQ8AQMAQMAUMgdATMuAsdK6M0 BAwBQ8AQMAQMAUMg7BEw4y7sfyJroCFgCBgChoAhYAgYAqEjYMZd6FgZpSFgCBgChoAhYAgYAmGP gBl3Yf8TWQMNAUPAEDAEDAFDwBAIHQEz7kLHyigNAUPAEDAEDAFDwBAIewTMuAv7n8gaaAgYAoaA IWAIGAKGQOgImHEXOlZGaQgYAoaAIWAIGAKGQNgjYMZd2P9E1kBDwBAwBAwBQ8AQMARCR8CMu9Cx MkpDwBAwBAwBQ8AQMATCHgEz7sL+J7IGGgKGgCFgCBgChoAhEDoCZtyFjpVRGgKGgCFgCBgChoAh EPYImHEX9j+RNdAQMAQMAUPAEDAEDIHQETDjLnSsjNIQMAQMAUPAEDAEDIGwR8CMu7D/iayBhoAh YAgYAoaAIWAIhI6AGXehY2WUhoAhYAgYAoaAIWAIhD0CZtyF/U9kDTQEDAFDwBAwBAwBQyB0BMy4 Cx0rozQEDAFDwBAwBAwBQyDsETDjLux/ImugIWAIGAKGgCFgCBgCoSNgxl3oWBmlIWAIGAKGgCFg CBgCYY+AGXdh/xNZAw0BQ8AQMAQMAUPAEAgdATPuQsfKKA0BQ8AQMAQMAUPAEAh7BMy4C/ufyBpo CBgChoAhYAgYAoZA6AiYcRc6VkZpCBgChoAhYAgYAoZA2CNgxl3Y/0TWQEPAEDAEDAFDwBAwBEJH wIy70LEySkPAEDAEDAFDwBAwBMIeATPuwv4nsgYaAoaAIWAIGAKGgCEQOgJm3IWOlVEaAoaAIWAI GAKGgCEQ9gj8f198hMi8N7ioAAAAAElFTkSuQmCCUEsDBBQABgAIAAAAIQC1Am6P3gAAAAsBAAAP AAAAZHJzL2Rvd25yZXYueG1sTI/BasMwDIbvg76D0WC31vFGhsnilFK6ncpgbWHs5sZqEhrbIXaT 9O2nnLbbJ/Tz61O+nmzLBuxD450CsUqAoSu9aVyl4HR8X0pgIWpndOsdKrhjgHWxeMh1ZvzovnA4 xIpRiQuZVlDH2GWch7JGq8PKd+hod/G91ZHGvuKm1yOV25Y/J8krt7pxdKHWHW5rLK+Hm1XwMepx 8yJ2w/562d5/junn916gUk+P0+YNWMQp/oVh1id1KMjp7G/OBNYqWMpUUJRAzDAnRCKJzgpkKoEX Of//Q/ELAAD//wMAUEsDBBQABgAIAAAAIQAubPAAxQAAAKUBAAAZAAAAZHJzL19yZWxzL2Uyb0Rv Yy54bWwucmVsc7yQwYrCMBCG7wv7DmHu27Q9LLKY9iKCV3EfYEimabCZhCSKvr2BZUFB8OZxZvi/ /2PW48Uv4kwpu8AKuqYFQayDcWwV/B62XysQuSAbXAKTgitlGIfPj/WeFiw1lGcXs6gUzgrmUuKP lFnP5DE3IRLXyxSSx1LHZGVEfURLsm/bb5nuGTA8MMXOKEg704M4XGNtfs0O0+Q0bYI+eeLypEI6 X7srEJOlosCTcfi37JvIFuRzh+49Dt2/g3x47nADAAD//wMAUEsBAi0AFAAGAAgAAAAhALGCZ7YK AQAAEwIAABMAAAAAAAAAAAAAAAAAAAAAAFtDb250ZW50X1R5cGVzXS54bWxQSwECLQAUAAYACAAA ACEAOP0h/9YAAACUAQAACwAAAAAAAAAAAAAAAAA7AQAAX3JlbHMvLnJlbHNQSwECLQAUAAYACAAA ACEAEn97txkIAACoIAAADgAAAAAAAAAAAAAAAAA6AgAAZHJzL2Uyb0RvYy54bWxQSwECLQAKAAAA AAAAACEA5yVN60wzAABMMwAAFAAAAAAAAAAAAAAAAAB/CgAAZHJzL21lZGlhL2ltYWdlMS5wbmdQ SwECLQAKAAAAAAAAACEAf8Fxtve1AAD3tQAAFAAAAAAAAAAAAAAAAAD9PQAAZHJzL21lZGlhL2lt YWdlMi5wbmdQSwECLQAUAAYACAAAACEAtQJuj94AAAALAQAADwAAAAAAAAAAAAAAAAAm9AAAZHJz L2Rvd25yZXYueG1sUEsBAi0AFAAGAAgAAAAhAC5s8ADFAAAApQEAABkAAAAAAAAAAAAAAAAAMfUA AGRycy9fcmVscy9lMm9Eb2MueG1sLnJlbHNQSwUGAAAAAAcABwC+AQAALfYAAAAA ">
              <v:rect id="Rectangle 36" o:spid="_x0000_s1065" style="position:absolute;left:127;width:75641;height:6407;rotation:180;flip:y;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4f0iTyQAAAOMAAAAPAAAAZHJzL2Rvd25yZXYueG1sRI9fa8Iw FMXfB36HcAd7m8kCK6UzihNEp09Tx14vzV1b1tyUJmrnpzfCwMfD+fPjTGaDa8WJ+tB4NvAyViCI S28brgwc9svnHESIyBZbz2TgjwLMpqOHCRbWn/mTTrtYiTTCoUADdYxdIWUoa3IYxr4jTt6P7x3G JPtK2h7Pady1UiuVSYcNJ0KNHS1qKn93R5cgr4tD3u0339uPy/ydNkfW8WtlzNPjMH8DEWmI9/B/ e20NaKV1pvI803D7lP6AnF4BAAD//wMAUEsBAi0AFAAGAAgAAAAhANvh9svuAAAAhQEAABMAAAAA AAAAAAAAAAAAAAAAAFtDb250ZW50X1R5cGVzXS54bWxQSwECLQAUAAYACAAAACEAWvQsW78AAAAV AQAACwAAAAAAAAAAAAAAAAAfAQAAX3JlbHMvLnJlbHNQSwECLQAUAAYACAAAACEAeH9Ik8kAAADj AAAADwAAAAAAAAAAAAAAAAAHAgAAZHJzL2Rvd25yZXYueG1sUEsFBgAAAAADAAMAtwAAAP0CAAAA AA== " fillcolor="#f2f2f2 [3052]" stroked="f" strokeweight="1pt"/>
              <v:shapetype id="_x0000_t202" coordsize="21600,21600" o:spt="202" path="m,l,21600r21600,l21600,xe">
                <v:stroke joinstyle="miter"/>
                <v:path gradientshapeok="t" o:connecttype="rect"/>
              </v:shapetype>
              <v:shape id="Text Box 1983441503" o:spid="_x0000_s1066" type="#_x0000_t202" style="position:absolute;left:30988;top:1905;width:13614;height:2374;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nt09yAAAAOMAAAAPAAAAZHJzL2Rvd25yZXYueG1sRE9PS8Mw FL8LfofwBC+yJXN1zrpsyEDooZdNEbw9mmdT1rzUJHb12xtB8Ph+/99mN7lejBRi51nDYq5AEDfe dNxqeH15nq1BxIRssPdMGr4pwm57ebHB0vgzH2g8plbkEI4larApDaWUsbHkMM79QJy5Dx8cpnyG VpqA5xzuenmr1Eo67Dg3WBxob6k5Hb+chvGtKsxhtCnc7OtKVaf68/691vr6anp6BJFoSv/iP3dl 8vyH9bIoFndqCb8/ZQDk9gcAAP//AwBQSwECLQAUAAYACAAAACEA2+H2y+4AAACFAQAAEwAAAAAA AAAAAAAAAAAAAAAAW0NvbnRlbnRfVHlwZXNdLnhtbFBLAQItABQABgAIAAAAIQBa9CxbvwAAABUB AAALAAAAAAAAAAAAAAAAAB8BAABfcmVscy8ucmVsc1BLAQItABQABgAIAAAAIQDqnt09yAAAAOMA AAAPAAAAAAAAAAAAAAAAAAcCAABkcnMvZG93bnJldi54bWxQSwUGAAAAAAMAAwC3AAAA/AIAAAAA " filled="f" stroked="f" strokeweight=".5pt">
                <v:textbox>
                  <w:txbxContent>
                    <w:p w14:paraId="08506820" w14:textId="77777777" w:rsidR="00AE4BA8" w:rsidRPr="00AE4BA8" w:rsidRDefault="00AE4BA8" w:rsidP="00AE4BA8">
                      <w:pPr>
                        <w:jc w:val="center"/>
                        <w:rPr>
                          <w:rFonts w:ascii="Arial" w:hAnsi="Arial" w:cs="Arial"/>
                          <w:sz w:val="20"/>
                          <w:szCs w:val="20"/>
                        </w:rPr>
                      </w:pPr>
                      <w:r w:rsidRPr="00AE4BA8">
                        <w:rPr>
                          <w:rFonts w:ascii="Arial" w:hAnsi="Arial" w:cs="Arial"/>
                          <w:sz w:val="20"/>
                          <w:szCs w:val="20"/>
                        </w:rPr>
                        <w:t>CONFIDENTIAL</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 o:spid="_x0000_s1067" type="#_x0000_t75" style="position:absolute;left:54673;top:1968;width:17780;height:2070;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ogkKvwAAANsAAAAPAAAAZHJzL2Rvd25yZXYueG1sRI/bCsIw EETfBf8hrOCbphURqUYRUVARxMsHLM32gs2mNFHr3xtB8HGYmTPMfNmaSjypcaVlBfEwAkGcWl1y ruB23Q6mIJxH1lhZJgVvcrBcdDtzTLR98ZmeF5+LAGGXoILC+zqR0qUFGXRDWxMHL7ONQR9kk0vd 4CvATSVHUTSRBksOCwXWtC4ovV8eRsHosMliZ9901bdjdjrs/f4ca6X6vXY1A+Gp9f/wr73TCsYT +H4JP0AuPgAAAP//AwBQSwECLQAUAAYACAAAACEA2+H2y+4AAACFAQAAEwAAAAAAAAAAAAAAAAAA AAAAW0NvbnRlbnRfVHlwZXNdLnhtbFBLAQItABQABgAIAAAAIQBa9CxbvwAAABUBAAALAAAAAAAA AAAAAAAAAB8BAABfcmVscy8ucmVsc1BLAQItABQABgAIAAAAIQBcogkKvwAAANsAAAAPAAAAAAAA AAAAAAAAAAcCAABkcnMvZG93bnJldi54bWxQSwUGAAAAAAMAAwC3AAAA8wIAAAAA ">
                <v:imagedata r:id="rId3" o:title=""/>
              </v:shape>
              <v:shape id="Rectangle 1" o:spid="_x0000_s1068" style="position:absolute;top:3746;width:25577;height:2432;flip:x;visibility:visible;mso-wrap-style:square;v-text-anchor:middle" coordsize="1656678,37115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vApnwyQAAAOMAAAAPAAAAZHJzL2Rvd25yZXYueG1sRE9fa8Iw EH8X9h3CDXybSQXr1hlFJsJwKJsr2+vR3NpuzaU0Wa3ffhEGPt7v/y1Wg21ET52vHWtIJgoEceFM zaWG/H17dw/CB2SDjWPScCYPq+XNaIGZcSd+o/4YShFD2GeooQqhzaT0RUUW/cS1xJH7cp3FEM+u lKbDUwy3jZwqlUqLNceGClt6qqj4Of5aDS/55jVZh92+P3yaND/vmm/6SLQe3w7rRxCBhnAV/7uf TZw/m6cz9ZCoOVx+igDI5R8AAAD//wMAUEsBAi0AFAAGAAgAAAAhANvh9svuAAAAhQEAABMAAAAA AAAAAAAAAAAAAAAAAFtDb250ZW50X1R5cGVzXS54bWxQSwECLQAUAAYACAAAACEAWvQsW78AAAAV AQAACwAAAAAAAAAAAAAAAAAfAQAAX3JlbHMvLnJlbHNQSwECLQAUAAYACAAAACEAbwKZ8MkAAADj AAAADwAAAAAAAAAAAAAAAAAHAgAAZHJzL2Rvd25yZXYueG1sUEsFBgAAAAADAAMAtwAAAP0CAAAA AA== " path="m320675,3175l1656678,r,371159l,371159,320675,3175xe" fillcolor="#534fee" stroked="f" strokeweight="1pt">
                <v:fill color2="#5ab3ad" angle="330" colors="0 #534fee;18350f #534fee" focus="100%" type="gradient">
                  <o:fill v:ext="view" type="gradientUnscaled"/>
                </v:fill>
                <v:stroke joinstyle="miter"/>
                <v:path arrowok="t" o:connecttype="custom" o:connectlocs="495097,2080;2557780,0;2557780,243205;0,243205;495097,2080" o:connectangles="0,0,0,0,0"/>
              </v:shape>
              <v:shape id="Freeform 339404963" o:spid="_x0000_s1069" style="position:absolute;left:63;top:1905;width:17202;height:3371;flip:x;visibility:visible;mso-wrap-style:square;v-text-anchor:middle" coordsize="1114421,337645" o:spt="1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EVDeyAAAAOIAAAAPAAAAZHJzL2Rvd25yZXYueG1sRI9BawIx FITvQv9DeAVvmrQroqtRqiB4rXrx9nbz3KzdvCybqNv++qZQ8DjMzDfMct27RtypC7VnDW9jBYK4 9KbmSsPpuBvNQISIbLDxTBq+KcB69TJYYm78gz/pfoiVSBAOOWqwMba5lKG05DCMfUucvIvvHMYk u0qaDh8J7hr5rtRUOqw5LVhsaWup/DrcnAY+X9ufWbG9usutsUVUm2J/2mg9fO0/FiAi9fEZ/m/v jYYsm0/UZD7N4O9SugNy9QsAAP//AwBQSwECLQAUAAYACAAAACEA2+H2y+4AAACFAQAAEwAAAAAA AAAAAAAAAAAAAAAAW0NvbnRlbnRfVHlwZXNdLnhtbFBLAQItABQABgAIAAAAIQBa9CxbvwAAABUB AAALAAAAAAAAAAAAAAAAAB8BAABfcmVscy8ucmVsc1BLAQItABQABgAIAAAAIQBCEVDeyAAAAOIA AAAPAAAAAAAAAAAAAAAAAAcCAABkcnMvZG93bnJldi54bWxQSwUGAAAAAAMAAwC3AAAA/AIAAAAA " adj="-11796480,,5400" path="m1114421,r,337645l,337645,292534,1953,1114421,xe" fillcolor="black [3213]" stroked="f" strokeweight="1pt">
                <v:stroke joinstyle="miter"/>
                <v:formulas/>
                <v:path arrowok="t" o:connecttype="custom" o:connectlocs="1720215,0;1720215,337185;0,337185;451554,1950" o:connectangles="0,0,0,0" textboxrect="0,0,1114421,337645"/>
                <v:textbox>
                  <w:txbxContent>
                    <w:p w14:paraId="0665F427" w14:textId="77777777" w:rsidR="00AE4BA8" w:rsidRPr="00AE4BA8" w:rsidRDefault="00AE4BA8" w:rsidP="00AE4BA8">
                      <w:pPr>
                        <w:jc w:val="center"/>
                        <w:rPr>
                          <w:color w:val="FFFFFF" w:themeColor="background1"/>
                        </w:rPr>
                      </w:pPr>
                    </w:p>
                  </w:txbxContent>
                </v:textbox>
              </v:shape>
              <v:shape id="Picture 20" o:spid="_x0000_s1070" type="#_x0000_t75" alt="A group of logos with text  AI-generated content may be incorrect." style="position:absolute;left:1016;top:2222;width:10229;height:274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l0MbxAAAANsAAAAPAAAAZHJzL2Rvd25yZXYueG1sRI9Bi8Iw FITvwv6H8Bb2Ipq6qCvVKCK74EEP6h48PpJnW2xeShNr9dcbQfA4zMw3zGzR2lI0VPvCsYJBPwFB rJ0pOFPwf/jrTUD4gGywdEwKbuRhMf/ozDA17so7avYhExHCPkUFeQhVKqXXOVn0fVcRR+/kaosh yjqTpsZrhNtSfifJWFosOC7kWNEqJ33eX6yCpNTb7uVwPxa/R9mw+9Gj5Wai1Ndnu5yCCNSGd/jV XhsFwxE8v8QfIOcPAAAA//8DAFBLAQItABQABgAIAAAAIQDb4fbL7gAAAIUBAAATAAAAAAAAAAAA AAAAAAAAAABbQ29udGVudF9UeXBlc10ueG1sUEsBAi0AFAAGAAgAAAAhAFr0LFu/AAAAFQEAAAsA AAAAAAAAAAAAAAAAHwEAAF9yZWxzLy5yZWxzUEsBAi0AFAAGAAgAAAAhAKqXQxvEAAAA2wAAAA8A AAAAAAAAAAAAAAAABwIAAGRycy9kb3ducmV2LnhtbFBLBQYAAAAAAwADALcAAAD4AgAAAAA= ">
                <v:imagedata r:id="rId4" o:title="A group of logos with text  AI-generated content may be incorrect" croptop="43867f" cropbottom="6811f" cropleft="3977f" cropright="27576f" grayscale="t" bilevel="t"/>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999D2" w14:textId="77777777" w:rsidR="00B060B4" w:rsidRDefault="00B060B4" w:rsidP="00EA067E">
      <w:pPr>
        <w:spacing w:after="0" w:line="240" w:lineRule="auto"/>
      </w:pPr>
      <w:r>
        <w:separator/>
      </w:r>
    </w:p>
  </w:footnote>
  <w:footnote w:type="continuationSeparator" w:id="0">
    <w:p w14:paraId="52B49AF2" w14:textId="77777777" w:rsidR="00B060B4" w:rsidRDefault="00B060B4" w:rsidP="00EA06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F123D" w14:textId="77777777" w:rsidR="00AE4BA8" w:rsidRDefault="00BB751E">
    <w:pPr>
      <w:pStyle w:val="Header"/>
    </w:pPr>
    <w:r>
      <w:rPr>
        <w:noProof/>
      </w:rPr>
      <mc:AlternateContent>
        <mc:Choice Requires="wpg">
          <w:drawing>
            <wp:anchor distT="0" distB="0" distL="114300" distR="114300" simplePos="0" relativeHeight="251658241" behindDoc="1" locked="0" layoutInCell="1" allowOverlap="1" wp14:anchorId="4F332D14" wp14:editId="7955437C">
              <wp:simplePos x="0" y="0"/>
              <wp:positionH relativeFrom="column">
                <wp:posOffset>-553085</wp:posOffset>
              </wp:positionH>
              <wp:positionV relativeFrom="paragraph">
                <wp:posOffset>-467995</wp:posOffset>
              </wp:positionV>
              <wp:extent cx="7593965" cy="714375"/>
              <wp:effectExtent l="0" t="0" r="6985" b="9525"/>
              <wp:wrapNone/>
              <wp:docPr id="49" name="Group 49"/>
              <wp:cNvGraphicFramePr/>
              <a:graphic xmlns:a="http://schemas.openxmlformats.org/drawingml/2006/main">
                <a:graphicData uri="http://schemas.microsoft.com/office/word/2010/wordprocessingGroup">
                  <wpg:wgp>
                    <wpg:cNvGrpSpPr/>
                    <wpg:grpSpPr>
                      <a:xfrm>
                        <a:off x="0" y="0"/>
                        <a:ext cx="7593965" cy="714375"/>
                        <a:chOff x="0" y="0"/>
                        <a:chExt cx="7593965" cy="714375"/>
                      </a:xfrm>
                    </wpg:grpSpPr>
                    <wps:wsp>
                      <wps:cNvPr id="311827097" name="Rectangle 36"/>
                      <wps:cNvSpPr/>
                      <wps:spPr>
                        <a:xfrm rot="10800000" flipV="1">
                          <a:off x="0" y="0"/>
                          <a:ext cx="7564120" cy="714375"/>
                        </a:xfrm>
                        <a:prstGeom prst="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520656897" name="Rectangle 1"/>
                      <wps:cNvSpPr/>
                      <wps:spPr>
                        <a:xfrm>
                          <a:off x="5035550" y="342900"/>
                          <a:ext cx="2557780" cy="370205"/>
                        </a:xfrm>
                        <a:custGeom>
                          <a:avLst/>
                          <a:gdLst>
                            <a:gd name="connsiteX0" fmla="*/ 0 w 1656678"/>
                            <a:gd name="connsiteY0" fmla="*/ 0 h 371159"/>
                            <a:gd name="connsiteX1" fmla="*/ 1656678 w 1656678"/>
                            <a:gd name="connsiteY1" fmla="*/ 0 h 371159"/>
                            <a:gd name="connsiteX2" fmla="*/ 1656678 w 1656678"/>
                            <a:gd name="connsiteY2" fmla="*/ 371159 h 371159"/>
                            <a:gd name="connsiteX3" fmla="*/ 0 w 1656678"/>
                            <a:gd name="connsiteY3" fmla="*/ 371159 h 371159"/>
                            <a:gd name="connsiteX4" fmla="*/ 0 w 1656678"/>
                            <a:gd name="connsiteY4" fmla="*/ 0 h 371159"/>
                            <a:gd name="connsiteX0" fmla="*/ 320675 w 1656678"/>
                            <a:gd name="connsiteY0" fmla="*/ 3175 h 371159"/>
                            <a:gd name="connsiteX1" fmla="*/ 1656678 w 1656678"/>
                            <a:gd name="connsiteY1" fmla="*/ 0 h 371159"/>
                            <a:gd name="connsiteX2" fmla="*/ 1656678 w 1656678"/>
                            <a:gd name="connsiteY2" fmla="*/ 371159 h 371159"/>
                            <a:gd name="connsiteX3" fmla="*/ 0 w 1656678"/>
                            <a:gd name="connsiteY3" fmla="*/ 371159 h 371159"/>
                            <a:gd name="connsiteX4" fmla="*/ 320675 w 1656678"/>
                            <a:gd name="connsiteY4" fmla="*/ 3175 h 37115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56678" h="371159">
                              <a:moveTo>
                                <a:pt x="320675" y="3175"/>
                              </a:moveTo>
                              <a:lnTo>
                                <a:pt x="1656678" y="0"/>
                              </a:lnTo>
                              <a:lnTo>
                                <a:pt x="1656678" y="371159"/>
                              </a:lnTo>
                              <a:lnTo>
                                <a:pt x="0" y="371159"/>
                              </a:lnTo>
                              <a:lnTo>
                                <a:pt x="320675" y="3175"/>
                              </a:lnTo>
                              <a:close/>
                            </a:path>
                          </a:pathLst>
                        </a:custGeom>
                        <a:gradFill>
                          <a:gsLst>
                            <a:gs pos="100000">
                              <a:srgbClr val="5AB3AD"/>
                            </a:gs>
                            <a:gs pos="34000">
                              <a:srgbClr val="534FEE"/>
                            </a:gs>
                          </a:gsLst>
                          <a:lin ang="420000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49445412" name="Freeform 1149445412"/>
                      <wps:cNvSpPr/>
                      <wps:spPr>
                        <a:xfrm>
                          <a:off x="5873750" y="254000"/>
                          <a:ext cx="1720215" cy="337185"/>
                        </a:xfrm>
                        <a:custGeom>
                          <a:avLst/>
                          <a:gdLst>
                            <a:gd name="connsiteX0" fmla="*/ 1114421 w 1114421"/>
                            <a:gd name="connsiteY0" fmla="*/ 0 h 337645"/>
                            <a:gd name="connsiteX1" fmla="*/ 1114421 w 1114421"/>
                            <a:gd name="connsiteY1" fmla="*/ 337645 h 337645"/>
                            <a:gd name="connsiteX2" fmla="*/ 0 w 1114421"/>
                            <a:gd name="connsiteY2" fmla="*/ 337645 h 337645"/>
                            <a:gd name="connsiteX3" fmla="*/ 292534 w 1114421"/>
                            <a:gd name="connsiteY3" fmla="*/ 1953 h 337645"/>
                          </a:gdLst>
                          <a:ahLst/>
                          <a:cxnLst>
                            <a:cxn ang="0">
                              <a:pos x="connsiteX0" y="connsiteY0"/>
                            </a:cxn>
                            <a:cxn ang="0">
                              <a:pos x="connsiteX1" y="connsiteY1"/>
                            </a:cxn>
                            <a:cxn ang="0">
                              <a:pos x="connsiteX2" y="connsiteY2"/>
                            </a:cxn>
                            <a:cxn ang="0">
                              <a:pos x="connsiteX3" y="connsiteY3"/>
                            </a:cxn>
                          </a:cxnLst>
                          <a:rect l="l" t="t" r="r" b="b"/>
                          <a:pathLst>
                            <a:path w="1114421" h="337645">
                              <a:moveTo>
                                <a:pt x="1114421" y="0"/>
                              </a:moveTo>
                              <a:lnTo>
                                <a:pt x="1114421" y="337645"/>
                              </a:lnTo>
                              <a:lnTo>
                                <a:pt x="0" y="337645"/>
                              </a:lnTo>
                              <a:lnTo>
                                <a:pt x="292534" y="1953"/>
                              </a:lnTo>
                              <a:close/>
                            </a:path>
                          </a:pathLst>
                        </a:cu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DF17BC9" w14:textId="77777777" w:rsidR="00AE4BA8" w:rsidRPr="00C22DEC" w:rsidRDefault="00C81DFF" w:rsidP="00AE4BA8">
                            <w:pPr>
                              <w:spacing w:after="0"/>
                              <w:jc w:val="center"/>
                              <w:rPr>
                                <w:rFonts w:ascii="Arial" w:hAnsi="Arial" w:cs="Arial"/>
                                <w:color w:val="FFFFFF" w:themeColor="background1"/>
                              </w:rPr>
                            </w:pPr>
                            <w:r>
                              <w:rPr>
                                <w:rFonts w:ascii="Arial" w:hAnsi="Arial" w:cs="Arial"/>
                                <w:color w:val="FFFFFF" w:themeColor="background1"/>
                                <w:szCs w:val="24"/>
                              </w:rPr>
                              <w:t xml:space="preserve">            Page |</w:t>
                            </w:r>
                            <w:r w:rsidR="00AE4BA8" w:rsidRPr="00C22DEC">
                              <w:rPr>
                                <w:rFonts w:ascii="Arial" w:hAnsi="Arial" w:cs="Arial"/>
                                <w:color w:val="FFFFFF" w:themeColor="background1"/>
                                <w:szCs w:val="24"/>
                              </w:rPr>
                              <w:t xml:space="preserve"> </w:t>
                            </w:r>
                            <w:r>
                              <w:rPr>
                                <w:rFonts w:ascii="Arial" w:hAnsi="Arial" w:cs="Arial"/>
                                <w:color w:val="FFFFFF" w:themeColor="background1"/>
                                <w:szCs w:val="24"/>
                              </w:rPr>
                              <w:fldChar w:fldCharType="begin"/>
                            </w:r>
                            <w:r>
                              <w:rPr>
                                <w:rFonts w:ascii="Arial" w:hAnsi="Arial" w:cs="Arial"/>
                                <w:color w:val="FFFFFF" w:themeColor="background1"/>
                                <w:szCs w:val="24"/>
                              </w:rPr>
                              <w:instrText xml:space="preserve"> PAGE  \* Arabic  \* MERGEFORMAT </w:instrText>
                            </w:r>
                            <w:r>
                              <w:rPr>
                                <w:rFonts w:ascii="Arial" w:hAnsi="Arial" w:cs="Arial"/>
                                <w:color w:val="FFFFFF" w:themeColor="background1"/>
                                <w:szCs w:val="24"/>
                              </w:rPr>
                              <w:fldChar w:fldCharType="separate"/>
                            </w:r>
                            <w:r>
                              <w:rPr>
                                <w:rFonts w:ascii="Arial" w:hAnsi="Arial" w:cs="Arial"/>
                                <w:noProof/>
                                <w:color w:val="FFFFFF" w:themeColor="background1"/>
                                <w:szCs w:val="24"/>
                              </w:rPr>
                              <w:t>1</w:t>
                            </w:r>
                            <w:r>
                              <w:rPr>
                                <w:rFonts w:ascii="Arial" w:hAnsi="Arial" w:cs="Arial"/>
                                <w:color w:val="FFFFFF" w:themeColor="background1"/>
                                <w:szCs w:val="24"/>
                              </w:rPr>
                              <w:fldChar w:fldCharType="end"/>
                            </w:r>
                            <w:r w:rsidR="00AE4BA8" w:rsidRPr="00C22DEC">
                              <w:rPr>
                                <w:rFonts w:ascii="Arial" w:hAnsi="Arial" w:cs="Arial"/>
                                <w:color w:val="FFFFFF" w:themeColor="background1"/>
                                <w:szCs w:val="24"/>
                              </w:rPr>
                              <w:t xml:space="preserve">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F332D14" id="Group 49" o:spid="_x0000_s1060" style="position:absolute;margin-left:-43.55pt;margin-top:-36.85pt;width:597.95pt;height:56.25pt;z-index:-251658239" coordsize="75939,714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6AUCvQUAAB0YAAAOAAAAZHJzL2Uyb0RvYy54bWzsWFtv2zYUfh+w/0DoccBqXS3bqFNkbVMM 6Lqg6dbukZYpWYAkaiQdO/v1O4cXmcrNTtvtKXmIJfHc+PGcw498+WrfNuSaCVnzbhlEL8KAsK7g 67qrlsEfny5+ngVEKtqtacM7tgxumAxenf34w8tdv2Ax3/BmzQQBI51c7PplsFGqX0wmstiwlsoX vGcdDJZctFTBq6gma0F3YL1tJnEYTic7Lta94AWTEr6+MYPBmbZflqxQv5elZIo0ywBiU/q/0P9X +H9y9pIuKkH7TV3YMOhXRNHSugOng6k3VFGyFfUdU21dCC55qV4UvJ3wsqwLpucAs4nCW7N5J/i2 13OpFruqH2ACaG/h9NVmiw/X70R/1V8KQGLXV4CFfsO57EvR4i9ESfYaspsBMrZXpICPeTZP5tMs IAWM5VGa5JnBtNgA8HfUis3bxxUnzu1kFMyuh/SQBwTktyFwtaE908DKBSBwKUi9XgZJFM3iPJzn AeloC8n6EdKHdlXDSDLFWWEUID6gJRcSgHNQEcEhvaJwFuJfQMqm7v+EDzovHsdwmkYxaIwxHKCg i15I9Y7xluDDMhAQl7ZKr99LBYGBqBPBaCRv6vVF3TT6BUuJvW4EuaZQBKvKBNRs29/42nybZxiw saMrD8W11ZGlpkN7HUfLRhi/wEI5HPSTumkYyjXdR1YCrpAksQ52sGyc0qJgnTLByA1dM/M5ejAW bRAtl+B/sG0NjCfpbJsorTyqMt0SBuXwscCM8qChPfNODcpt3XFxn4EGZmU9G3kHkoEGUVrx9Q1k nVDNa246E+2KDYfGVCihlVEKMt4k3X+e+lkcTrPp7L7U13PBaB7OfITGJngWJlmWQS5DO0jSeG7y CoC3ZR9nWZ7PbK4neRiHul94uV5sTa6jUZff0FfXkOn4qVrb4ix418lasS9Yam0DXfunCQnJjkQw k2k+QxTvEf9rLL4hSR5F2fwB6S+RZ9waPu7CVwrJMRfx17jwlcwMjvpJPD8n4OSLn+ghfZqHsfgx mPx1SyBd8+z4Qox0ItA45sRfueflPlIb/vqduiIjndsrAl1gqHO6MVsbXRT7ztY+PBHYj5GEYG33 XCLB8BsBdB33CoVumjBoofQRZVh5X9l18NOUoRp95fhJnqHQfOXkScqAp6+c+soAJ4RvsUPOgCS4 0SRYBQT2GhEQIMEr1AE0qULI3SPZAXWxnZRsoJmbNonDLb9mn7gWVLgAZu11IAksqQ3hINV0vvRg FOJ2S+Qk3G+v7fqShy4Ns3Ji7teIQ7GDyRME74/XGSsaLpnJHITEkCuHDULq7U9wcBh4ViUtepUk kJnIBDUPRJykqFYDA8vOf0nO31iUKonjTiVJkYjd1UjSi7dvPQ0sFOeuqW1RpHAeQnUiC9ow4LMO XT/KZw5Xfm8Oh6wfUe+Lixro+Xsq1SUVwEfgI5yMYRSI3T8B2cEpcxnIv7dUsIA0v3aQI/MoTUFM 6Zc0y2N4Ef7Iyh/ptq2mi9CrwJtjjh6JLAVvP8OB+By9gimfVNqX1woKH4bgSF2w83P9DEdRSPX3 3VVfuPMKHic+7T9T0dszhwIG94G7g9OBmkEqHmQxczt+vlW8rPW55MB1LQf+/yhtFKXzNM3gZOWO cxeCMbxJIN4QFPrp3HaWw/EWsIM2E2e6VHXndNw2guWLI3sWTqARzVwvdCdpv3c8mdtGEHYaR8h6 zJPp23cI8V2Gm+TTVIdyDx8eM9xTXfg8CWYK5pFaPerHZ6yafj4+CV/8RA8+Y43ncZakx7HydaJ5 loymgW3WnTue+QjSKNz/vo1S2FXXlMLkCzaNA1mwW78T80jCQcZt1XdlDykIkTox9zuiCUOuPiho UkhXO2aG3X6dsafQhNEtyq1rELV3VHMk9bxPf7d9Wu1Xe9vm3bXL85Y9bO8nbtn6OhbuoHULsPfl eMntv+st/nCrf/YvAAAA//8DAFBLAwQUAAYACAAAACEANRV6SuEAAAALAQAADwAAAGRycy9kb3du cmV2LnhtbEyPQUvDQBCF74L/YRnBW7uJQRNiNqUU9VQEW0G8TbPTJDS7G7LbJP33Tk/2NDO8x5vv FavZdGKkwbfOKoiXEQiyldOtrRV8798XGQgf0GrsnCUFF/KwKu/vCsy1m+wXjbtQCw6xPkcFTQh9 LqWvGjLol64ny9rRDQYDn0Mt9YATh5tOPkXRizTYWv7QYE+bhqrT7mwUfEw4rZP4bdyejpvL7/75 82cbk1KPD/P6FUSgOfyb4YrP6FAy08GdrfaiU7DI0pitvKRJCuLqiKOM2xwUJDxlWcjbDuUfAAAA //8DAFBLAQItABQABgAIAAAAIQC2gziS/gAAAOEBAAATAAAAAAAAAAAAAAAAAAAAAABbQ29udGVu dF9UeXBlc10ueG1sUEsBAi0AFAAGAAgAAAAhADj9If/WAAAAlAEAAAsAAAAAAAAAAAAAAAAALwEA AF9yZWxzLy5yZWxzUEsBAi0AFAAGAAgAAAAhAOXoBQK9BQAAHRgAAA4AAAAAAAAAAAAAAAAALgIA AGRycy9lMm9Eb2MueG1sUEsBAi0AFAAGAAgAAAAhADUVekrhAAAACwEAAA8AAAAAAAAAAAAAAAAA FwgAAGRycy9kb3ducmV2LnhtbFBLBQYAAAAABAAEAPMAAAAlCQAAAAA= ">
              <v:rect id="Rectangle 36" o:spid="_x0000_s1061" style="position:absolute;width:75641;height:7143;rotation:180;flip:y;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V6ygAAAOIAAAAPAAAAZHJzL2Rvd25yZXYueG1sRI9La8JA FIX3hf6H4Rbc1Uki1jR1FBVKra7qA7eXzG0SzNwJmVGjv74jFFwezuPjjKedqcWZWldZVhD3IxDE udUVFwp228/XFITzyBpry6TgSg6mk+enMWbaXviHzhtfiDDCLkMFpfdNJqXLSzLo+rYhDt6vbQ36 INtC6hYvYdzUMomiN2mw4kAosaFFSflxczIBMlzs0ma7Oqy/b7M5rU6c+P2XUr2XbvYBwlPnH+H/ 9lIrGMRxmoyi9xHcL4U7ICd/AAAA//8DAFBLAQItABQABgAIAAAAIQDb4fbL7gAAAIUBAAATAAAA AAAAAAAAAAAAAAAAAABbQ29udGVudF9UeXBlc10ueG1sUEsBAi0AFAAGAAgAAAAhAFr0LFu/AAAA FQEAAAsAAAAAAAAAAAAAAAAAHwEAAF9yZWxzLy5yZWxzUEsBAi0AFAAGAAgAAAAhAH5f9XrKAAAA 4gAAAA8AAAAAAAAAAAAAAAAABwIAAGRycy9kb3ducmV2LnhtbFBLBQYAAAAAAwADALcAAAD+AgAA AAA= " fillcolor="#f2f2f2 [3052]" stroked="f" strokeweight="1pt"/>
              <v:shape id="Rectangle 1" o:spid="_x0000_s1062" style="position:absolute;left:50355;top:3429;width:25578;height:3702;visibility:visible;mso-wrap-style:square;v-text-anchor:middle" coordsize="1656678,37115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8XaRzAAAAOIAAAAPAAAAZHJzL2Rvd25yZXYueG1sRI9fS8Mw FMXfBb9DuANfZEs3abd2y4YI4pww2BR8vTZ3TVlzU5u41m9vBMHHw/nz46w2g23EhTpfO1YwnSQg iEuna64UvL0+jhcgfEDW2DgmBd/kYbO+vlphoV3PB7ocQyXiCPsCFZgQ2kJKXxqy6CeuJY7eyXUW Q5RdJXWHfRy3jZwlSSYt1hwJBlt6MFSej182cvfp+8ddPt09n277cpufM/P08qnUzWi4X4IINIT/ 8F97qxWksyRLs0U+h99L8Q7I9Q8AAAD//wMAUEsBAi0AFAAGAAgAAAAhANvh9svuAAAAhQEAABMA AAAAAAAAAAAAAAAAAAAAAFtDb250ZW50X1R5cGVzXS54bWxQSwECLQAUAAYACAAAACEAWvQsW78A AAAVAQAACwAAAAAAAAAAAAAAAAAfAQAAX3JlbHMvLnJlbHNQSwECLQAUAAYACAAAACEAVvF2kcwA AADiAAAADwAAAAAAAAAAAAAAAAAHAgAAZHJzL2Rvd25yZXYueG1sUEsFBgAAAAADAAMAtwAAAAAD AAAAAA== " path="m320675,3175l1656678,r,371159l,371159,320675,3175xe" fillcolor="#534fee" stroked="f" strokeweight="1pt">
                <v:fill color2="#5ab3ad" angle="20" colors="0 #534fee;22282f #534fee" focus="100%" type="gradient">
                  <o:fill v:ext="view" type="gradientUnscaled"/>
                </v:fill>
                <v:stroke joinstyle="miter"/>
                <v:path arrowok="t" o:connecttype="custom" o:connectlocs="495097,3167;2557780,0;2557780,370205;0,370205;495097,3167" o:connectangles="0,0,0,0,0"/>
              </v:shape>
              <v:shape id="Freeform 1149445412" o:spid="_x0000_s1063" style="position:absolute;left:58737;top:2540;width:17202;height:3371;visibility:visible;mso-wrap-style:square;v-text-anchor:middle" coordsize="1114421,337645" o:spt="1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6+HJxgAAAOMAAAAPAAAAZHJzL2Rvd25yZXYueG1sRE9La8JA EL4L/Q/LFLzVTSR9GF2ltEgFD1Kr9yE7JiHZ2bC7TdJ/3xUEj/O9Z7UZTSt6cr62rCCdJSCIC6tr LhWcfrZPbyB8QNbYWiYFf+Rhs36YrDDXduBv6o+hFDGEfY4KqhC6XEpfVGTQz2xHHLmLdQZDPF0p tcMhhptWzpPkRRqsOTZU2NFHRUVz/DUKejOk++akP88BW9fR12Xx2hyUmj6O70sQgcZwF9/cOx3n p9kiy56zdA7XnyIAcv0PAAD//wMAUEsBAi0AFAAGAAgAAAAhANvh9svuAAAAhQEAABMAAAAAAAAA AAAAAAAAAAAAAFtDb250ZW50X1R5cGVzXS54bWxQSwECLQAUAAYACAAAACEAWvQsW78AAAAVAQAA CwAAAAAAAAAAAAAAAAAfAQAAX3JlbHMvLnJlbHNQSwECLQAUAAYACAAAACEA7evhycYAAADjAAAA DwAAAAAAAAAAAAAAAAAHAgAAZHJzL2Rvd25yZXYueG1sUEsFBgAAAAADAAMAtwAAAPoCAAAAAA== " adj="-11796480,,5400" path="m1114421,r,337645l,337645,292534,1953,1114421,xe" fillcolor="black [3213]" stroked="f" strokeweight="1pt">
                <v:stroke joinstyle="miter"/>
                <v:formulas/>
                <v:path arrowok="t" o:connecttype="custom" o:connectlocs="1720215,0;1720215,337185;0,337185;451554,1950" o:connectangles="0,0,0,0" textboxrect="0,0,1114421,337645"/>
                <v:textbox>
                  <w:txbxContent>
                    <w:p w14:paraId="3DF17BC9" w14:textId="77777777" w:rsidR="00AE4BA8" w:rsidRPr="00C22DEC" w:rsidRDefault="00C81DFF" w:rsidP="00AE4BA8">
                      <w:pPr>
                        <w:spacing w:after="0"/>
                        <w:jc w:val="center"/>
                        <w:rPr>
                          <w:rFonts w:ascii="Arial" w:hAnsi="Arial" w:cs="Arial"/>
                          <w:color w:val="FFFFFF" w:themeColor="background1"/>
                        </w:rPr>
                      </w:pPr>
                      <w:r>
                        <w:rPr>
                          <w:rFonts w:ascii="Arial" w:hAnsi="Arial" w:cs="Arial"/>
                          <w:color w:val="FFFFFF" w:themeColor="background1"/>
                          <w:szCs w:val="24"/>
                        </w:rPr>
                        <w:t xml:space="preserve">            Page |</w:t>
                      </w:r>
                      <w:r w:rsidR="00AE4BA8" w:rsidRPr="00C22DEC">
                        <w:rPr>
                          <w:rFonts w:ascii="Arial" w:hAnsi="Arial" w:cs="Arial"/>
                          <w:color w:val="FFFFFF" w:themeColor="background1"/>
                          <w:szCs w:val="24"/>
                        </w:rPr>
                        <w:t xml:space="preserve"> </w:t>
                      </w:r>
                      <w:r>
                        <w:rPr>
                          <w:rFonts w:ascii="Arial" w:hAnsi="Arial" w:cs="Arial"/>
                          <w:color w:val="FFFFFF" w:themeColor="background1"/>
                          <w:szCs w:val="24"/>
                        </w:rPr>
                        <w:fldChar w:fldCharType="begin"/>
                      </w:r>
                      <w:r>
                        <w:rPr>
                          <w:rFonts w:ascii="Arial" w:hAnsi="Arial" w:cs="Arial"/>
                          <w:color w:val="FFFFFF" w:themeColor="background1"/>
                          <w:szCs w:val="24"/>
                        </w:rPr>
                        <w:instrText xml:space="preserve"> PAGE  \* Arabic  \* MERGEFORMAT </w:instrText>
                      </w:r>
                      <w:r>
                        <w:rPr>
                          <w:rFonts w:ascii="Arial" w:hAnsi="Arial" w:cs="Arial"/>
                          <w:color w:val="FFFFFF" w:themeColor="background1"/>
                          <w:szCs w:val="24"/>
                        </w:rPr>
                        <w:fldChar w:fldCharType="separate"/>
                      </w:r>
                      <w:r>
                        <w:rPr>
                          <w:rFonts w:ascii="Arial" w:hAnsi="Arial" w:cs="Arial"/>
                          <w:noProof/>
                          <w:color w:val="FFFFFF" w:themeColor="background1"/>
                          <w:szCs w:val="24"/>
                        </w:rPr>
                        <w:t>1</w:t>
                      </w:r>
                      <w:r>
                        <w:rPr>
                          <w:rFonts w:ascii="Arial" w:hAnsi="Arial" w:cs="Arial"/>
                          <w:color w:val="FFFFFF" w:themeColor="background1"/>
                          <w:szCs w:val="24"/>
                        </w:rPr>
                        <w:fldChar w:fldCharType="end"/>
                      </w:r>
                      <w:r w:rsidR="00AE4BA8" w:rsidRPr="00C22DEC">
                        <w:rPr>
                          <w:rFonts w:ascii="Arial" w:hAnsi="Arial" w:cs="Arial"/>
                          <w:color w:val="FFFFFF" w:themeColor="background1"/>
                          <w:szCs w:val="24"/>
                        </w:rPr>
                        <w:t xml:space="preserve">          </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6249"/>
    <w:multiLevelType w:val="multilevel"/>
    <w:tmpl w:val="B368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50FD0"/>
    <w:multiLevelType w:val="hybridMultilevel"/>
    <w:tmpl w:val="972CF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1B2678"/>
    <w:multiLevelType w:val="hybridMultilevel"/>
    <w:tmpl w:val="113447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47536C9"/>
    <w:multiLevelType w:val="multilevel"/>
    <w:tmpl w:val="3324406E"/>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 w15:restartNumberingAfterBreak="0">
    <w:nsid w:val="0C485EEB"/>
    <w:multiLevelType w:val="hybridMultilevel"/>
    <w:tmpl w:val="504A9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05184C"/>
    <w:multiLevelType w:val="hybridMultilevel"/>
    <w:tmpl w:val="B67E9176"/>
    <w:lvl w:ilvl="0" w:tplc="DE109312">
      <w:start w:val="1"/>
      <w:numFmt w:val="bullet"/>
      <w:lvlText w:val=""/>
      <w:lvlJc w:val="left"/>
      <w:pPr>
        <w:ind w:left="1080" w:hanging="360"/>
      </w:pPr>
      <w:rPr>
        <w:rFonts w:ascii="Symbol" w:hAnsi="Symbol" w:hint="default"/>
      </w:rPr>
    </w:lvl>
    <w:lvl w:ilvl="1" w:tplc="AD0EA4A4">
      <w:start w:val="1"/>
      <w:numFmt w:val="bullet"/>
      <w:lvlText w:val="o"/>
      <w:lvlJc w:val="left"/>
      <w:pPr>
        <w:ind w:left="1800" w:hanging="360"/>
      </w:pPr>
      <w:rPr>
        <w:rFonts w:ascii="Courier New" w:hAnsi="Courier New" w:hint="default"/>
      </w:rPr>
    </w:lvl>
    <w:lvl w:ilvl="2" w:tplc="C442A088">
      <w:start w:val="1"/>
      <w:numFmt w:val="bullet"/>
      <w:lvlText w:val=""/>
      <w:lvlJc w:val="left"/>
      <w:pPr>
        <w:ind w:left="2520" w:hanging="360"/>
      </w:pPr>
      <w:rPr>
        <w:rFonts w:ascii="Wingdings" w:hAnsi="Wingdings" w:hint="default"/>
      </w:rPr>
    </w:lvl>
    <w:lvl w:ilvl="3" w:tplc="25F0CC3E">
      <w:start w:val="1"/>
      <w:numFmt w:val="bullet"/>
      <w:lvlText w:val=""/>
      <w:lvlJc w:val="left"/>
      <w:pPr>
        <w:ind w:left="3240" w:hanging="360"/>
      </w:pPr>
      <w:rPr>
        <w:rFonts w:ascii="Symbol" w:hAnsi="Symbol" w:hint="default"/>
      </w:rPr>
    </w:lvl>
    <w:lvl w:ilvl="4" w:tplc="06E6F21A">
      <w:start w:val="1"/>
      <w:numFmt w:val="bullet"/>
      <w:lvlText w:val="o"/>
      <w:lvlJc w:val="left"/>
      <w:pPr>
        <w:ind w:left="3960" w:hanging="360"/>
      </w:pPr>
      <w:rPr>
        <w:rFonts w:ascii="Courier New" w:hAnsi="Courier New" w:hint="default"/>
      </w:rPr>
    </w:lvl>
    <w:lvl w:ilvl="5" w:tplc="96D01440">
      <w:start w:val="1"/>
      <w:numFmt w:val="bullet"/>
      <w:lvlText w:val=""/>
      <w:lvlJc w:val="left"/>
      <w:pPr>
        <w:ind w:left="4680" w:hanging="360"/>
      </w:pPr>
      <w:rPr>
        <w:rFonts w:ascii="Wingdings" w:hAnsi="Wingdings" w:hint="default"/>
      </w:rPr>
    </w:lvl>
    <w:lvl w:ilvl="6" w:tplc="397E0920">
      <w:start w:val="1"/>
      <w:numFmt w:val="bullet"/>
      <w:lvlText w:val=""/>
      <w:lvlJc w:val="left"/>
      <w:pPr>
        <w:ind w:left="5400" w:hanging="360"/>
      </w:pPr>
      <w:rPr>
        <w:rFonts w:ascii="Symbol" w:hAnsi="Symbol" w:hint="default"/>
      </w:rPr>
    </w:lvl>
    <w:lvl w:ilvl="7" w:tplc="6AAC9F72">
      <w:start w:val="1"/>
      <w:numFmt w:val="bullet"/>
      <w:lvlText w:val="o"/>
      <w:lvlJc w:val="left"/>
      <w:pPr>
        <w:ind w:left="6120" w:hanging="360"/>
      </w:pPr>
      <w:rPr>
        <w:rFonts w:ascii="Courier New" w:hAnsi="Courier New" w:hint="default"/>
      </w:rPr>
    </w:lvl>
    <w:lvl w:ilvl="8" w:tplc="43C442E2">
      <w:start w:val="1"/>
      <w:numFmt w:val="bullet"/>
      <w:lvlText w:val=""/>
      <w:lvlJc w:val="left"/>
      <w:pPr>
        <w:ind w:left="6840" w:hanging="360"/>
      </w:pPr>
      <w:rPr>
        <w:rFonts w:ascii="Wingdings" w:hAnsi="Wingdings" w:hint="default"/>
      </w:rPr>
    </w:lvl>
  </w:abstractNum>
  <w:abstractNum w:abstractNumId="6" w15:restartNumberingAfterBreak="0">
    <w:nsid w:val="11F6A580"/>
    <w:multiLevelType w:val="hybridMultilevel"/>
    <w:tmpl w:val="2F3690AC"/>
    <w:lvl w:ilvl="0" w:tplc="A59C00AC">
      <w:start w:val="1"/>
      <w:numFmt w:val="bullet"/>
      <w:lvlText w:val=""/>
      <w:lvlJc w:val="left"/>
      <w:pPr>
        <w:ind w:left="1080" w:hanging="360"/>
      </w:pPr>
      <w:rPr>
        <w:rFonts w:ascii="Symbol" w:hAnsi="Symbol" w:hint="default"/>
      </w:rPr>
    </w:lvl>
    <w:lvl w:ilvl="1" w:tplc="1D4EBA2C">
      <w:start w:val="1"/>
      <w:numFmt w:val="bullet"/>
      <w:lvlText w:val="o"/>
      <w:lvlJc w:val="left"/>
      <w:pPr>
        <w:ind w:left="1800" w:hanging="360"/>
      </w:pPr>
      <w:rPr>
        <w:rFonts w:ascii="Courier New" w:hAnsi="Courier New" w:hint="default"/>
      </w:rPr>
    </w:lvl>
    <w:lvl w:ilvl="2" w:tplc="D056EE34">
      <w:start w:val="1"/>
      <w:numFmt w:val="bullet"/>
      <w:lvlText w:val=""/>
      <w:lvlJc w:val="left"/>
      <w:pPr>
        <w:ind w:left="2520" w:hanging="360"/>
      </w:pPr>
      <w:rPr>
        <w:rFonts w:ascii="Wingdings" w:hAnsi="Wingdings" w:hint="default"/>
      </w:rPr>
    </w:lvl>
    <w:lvl w:ilvl="3" w:tplc="C346E86E">
      <w:start w:val="1"/>
      <w:numFmt w:val="bullet"/>
      <w:lvlText w:val=""/>
      <w:lvlJc w:val="left"/>
      <w:pPr>
        <w:ind w:left="3240" w:hanging="360"/>
      </w:pPr>
      <w:rPr>
        <w:rFonts w:ascii="Symbol" w:hAnsi="Symbol" w:hint="default"/>
      </w:rPr>
    </w:lvl>
    <w:lvl w:ilvl="4" w:tplc="80DE3B64">
      <w:start w:val="1"/>
      <w:numFmt w:val="bullet"/>
      <w:lvlText w:val="o"/>
      <w:lvlJc w:val="left"/>
      <w:pPr>
        <w:ind w:left="3960" w:hanging="360"/>
      </w:pPr>
      <w:rPr>
        <w:rFonts w:ascii="Courier New" w:hAnsi="Courier New" w:hint="default"/>
      </w:rPr>
    </w:lvl>
    <w:lvl w:ilvl="5" w:tplc="D9D2CCF6">
      <w:start w:val="1"/>
      <w:numFmt w:val="bullet"/>
      <w:lvlText w:val=""/>
      <w:lvlJc w:val="left"/>
      <w:pPr>
        <w:ind w:left="4680" w:hanging="360"/>
      </w:pPr>
      <w:rPr>
        <w:rFonts w:ascii="Wingdings" w:hAnsi="Wingdings" w:hint="default"/>
      </w:rPr>
    </w:lvl>
    <w:lvl w:ilvl="6" w:tplc="7092FCE4">
      <w:start w:val="1"/>
      <w:numFmt w:val="bullet"/>
      <w:lvlText w:val=""/>
      <w:lvlJc w:val="left"/>
      <w:pPr>
        <w:ind w:left="5400" w:hanging="360"/>
      </w:pPr>
      <w:rPr>
        <w:rFonts w:ascii="Symbol" w:hAnsi="Symbol" w:hint="default"/>
      </w:rPr>
    </w:lvl>
    <w:lvl w:ilvl="7" w:tplc="5AFE2B52">
      <w:start w:val="1"/>
      <w:numFmt w:val="bullet"/>
      <w:lvlText w:val="o"/>
      <w:lvlJc w:val="left"/>
      <w:pPr>
        <w:ind w:left="6120" w:hanging="360"/>
      </w:pPr>
      <w:rPr>
        <w:rFonts w:ascii="Courier New" w:hAnsi="Courier New" w:hint="default"/>
      </w:rPr>
    </w:lvl>
    <w:lvl w:ilvl="8" w:tplc="76BA60B8">
      <w:start w:val="1"/>
      <w:numFmt w:val="bullet"/>
      <w:lvlText w:val=""/>
      <w:lvlJc w:val="left"/>
      <w:pPr>
        <w:ind w:left="6840" w:hanging="360"/>
      </w:pPr>
      <w:rPr>
        <w:rFonts w:ascii="Wingdings" w:hAnsi="Wingdings" w:hint="default"/>
      </w:rPr>
    </w:lvl>
  </w:abstractNum>
  <w:abstractNum w:abstractNumId="7" w15:restartNumberingAfterBreak="0">
    <w:nsid w:val="132D648F"/>
    <w:multiLevelType w:val="hybridMultilevel"/>
    <w:tmpl w:val="23C6C4B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159A7604"/>
    <w:multiLevelType w:val="hybridMultilevel"/>
    <w:tmpl w:val="3432BA36"/>
    <w:lvl w:ilvl="0" w:tplc="48AEAED6">
      <w:start w:val="1"/>
      <w:numFmt w:val="bullet"/>
      <w:pStyle w:val="H31LB"/>
      <w:lvlText w:val=""/>
      <w:lvlJc w:val="left"/>
      <w:pPr>
        <w:ind w:left="1322" w:hanging="360"/>
      </w:pPr>
      <w:rPr>
        <w:rFonts w:ascii="Symbol" w:hAnsi="Symbol" w:hint="default"/>
        <w:sz w:val="20"/>
      </w:rPr>
    </w:lvl>
    <w:lvl w:ilvl="1" w:tplc="04090003">
      <w:start w:val="1"/>
      <w:numFmt w:val="bullet"/>
      <w:lvlText w:val="o"/>
      <w:lvlJc w:val="left"/>
      <w:pPr>
        <w:ind w:left="2240" w:hanging="360"/>
      </w:pPr>
      <w:rPr>
        <w:rFonts w:ascii="Courier New" w:hAnsi="Courier New" w:cs="Courier New" w:hint="default"/>
      </w:rPr>
    </w:lvl>
    <w:lvl w:ilvl="2" w:tplc="04090005">
      <w:start w:val="1"/>
      <w:numFmt w:val="bullet"/>
      <w:lvlText w:val=""/>
      <w:lvlJc w:val="left"/>
      <w:pPr>
        <w:ind w:left="2960" w:hanging="360"/>
      </w:pPr>
      <w:rPr>
        <w:rFonts w:ascii="Wingdings" w:hAnsi="Wingdings" w:hint="default"/>
      </w:rPr>
    </w:lvl>
    <w:lvl w:ilvl="3" w:tplc="04090001" w:tentative="1">
      <w:start w:val="1"/>
      <w:numFmt w:val="bullet"/>
      <w:lvlText w:val=""/>
      <w:lvlJc w:val="left"/>
      <w:pPr>
        <w:ind w:left="3680" w:hanging="360"/>
      </w:pPr>
      <w:rPr>
        <w:rFonts w:ascii="Symbol" w:hAnsi="Symbol" w:hint="default"/>
      </w:rPr>
    </w:lvl>
    <w:lvl w:ilvl="4" w:tplc="04090003" w:tentative="1">
      <w:start w:val="1"/>
      <w:numFmt w:val="bullet"/>
      <w:lvlText w:val="o"/>
      <w:lvlJc w:val="left"/>
      <w:pPr>
        <w:ind w:left="4400" w:hanging="360"/>
      </w:pPr>
      <w:rPr>
        <w:rFonts w:ascii="Courier New" w:hAnsi="Courier New" w:cs="Courier New" w:hint="default"/>
      </w:rPr>
    </w:lvl>
    <w:lvl w:ilvl="5" w:tplc="04090005" w:tentative="1">
      <w:start w:val="1"/>
      <w:numFmt w:val="bullet"/>
      <w:lvlText w:val=""/>
      <w:lvlJc w:val="left"/>
      <w:pPr>
        <w:ind w:left="5120" w:hanging="360"/>
      </w:pPr>
      <w:rPr>
        <w:rFonts w:ascii="Wingdings" w:hAnsi="Wingdings" w:hint="default"/>
      </w:rPr>
    </w:lvl>
    <w:lvl w:ilvl="6" w:tplc="04090001" w:tentative="1">
      <w:start w:val="1"/>
      <w:numFmt w:val="bullet"/>
      <w:lvlText w:val=""/>
      <w:lvlJc w:val="left"/>
      <w:pPr>
        <w:ind w:left="5840" w:hanging="360"/>
      </w:pPr>
      <w:rPr>
        <w:rFonts w:ascii="Symbol" w:hAnsi="Symbol" w:hint="default"/>
      </w:rPr>
    </w:lvl>
    <w:lvl w:ilvl="7" w:tplc="04090003" w:tentative="1">
      <w:start w:val="1"/>
      <w:numFmt w:val="bullet"/>
      <w:lvlText w:val="o"/>
      <w:lvlJc w:val="left"/>
      <w:pPr>
        <w:ind w:left="6560" w:hanging="360"/>
      </w:pPr>
      <w:rPr>
        <w:rFonts w:ascii="Courier New" w:hAnsi="Courier New" w:cs="Courier New" w:hint="default"/>
      </w:rPr>
    </w:lvl>
    <w:lvl w:ilvl="8" w:tplc="04090005" w:tentative="1">
      <w:start w:val="1"/>
      <w:numFmt w:val="bullet"/>
      <w:lvlText w:val=""/>
      <w:lvlJc w:val="left"/>
      <w:pPr>
        <w:ind w:left="7280" w:hanging="360"/>
      </w:pPr>
      <w:rPr>
        <w:rFonts w:ascii="Wingdings" w:hAnsi="Wingdings" w:hint="default"/>
      </w:rPr>
    </w:lvl>
  </w:abstractNum>
  <w:abstractNum w:abstractNumId="9" w15:restartNumberingAfterBreak="0">
    <w:nsid w:val="174A14AF"/>
    <w:multiLevelType w:val="hybridMultilevel"/>
    <w:tmpl w:val="75A849B8"/>
    <w:lvl w:ilvl="0" w:tplc="04090001">
      <w:start w:val="1"/>
      <w:numFmt w:val="bullet"/>
      <w:lvlText w:val=""/>
      <w:lvlJc w:val="left"/>
      <w:pPr>
        <w:ind w:left="1682" w:hanging="360"/>
      </w:pPr>
      <w:rPr>
        <w:rFonts w:ascii="Symbol" w:hAnsi="Symbol" w:hint="default"/>
      </w:rPr>
    </w:lvl>
    <w:lvl w:ilvl="1" w:tplc="04090003" w:tentative="1">
      <w:start w:val="1"/>
      <w:numFmt w:val="bullet"/>
      <w:lvlText w:val="o"/>
      <w:lvlJc w:val="left"/>
      <w:pPr>
        <w:ind w:left="2402" w:hanging="360"/>
      </w:pPr>
      <w:rPr>
        <w:rFonts w:ascii="Courier New" w:hAnsi="Courier New" w:cs="Courier New" w:hint="default"/>
      </w:rPr>
    </w:lvl>
    <w:lvl w:ilvl="2" w:tplc="04090005" w:tentative="1">
      <w:start w:val="1"/>
      <w:numFmt w:val="bullet"/>
      <w:lvlText w:val=""/>
      <w:lvlJc w:val="left"/>
      <w:pPr>
        <w:ind w:left="3122" w:hanging="360"/>
      </w:pPr>
      <w:rPr>
        <w:rFonts w:ascii="Wingdings" w:hAnsi="Wingdings" w:hint="default"/>
      </w:rPr>
    </w:lvl>
    <w:lvl w:ilvl="3" w:tplc="04090001" w:tentative="1">
      <w:start w:val="1"/>
      <w:numFmt w:val="bullet"/>
      <w:lvlText w:val=""/>
      <w:lvlJc w:val="left"/>
      <w:pPr>
        <w:ind w:left="3842" w:hanging="360"/>
      </w:pPr>
      <w:rPr>
        <w:rFonts w:ascii="Symbol" w:hAnsi="Symbol" w:hint="default"/>
      </w:rPr>
    </w:lvl>
    <w:lvl w:ilvl="4" w:tplc="04090003" w:tentative="1">
      <w:start w:val="1"/>
      <w:numFmt w:val="bullet"/>
      <w:lvlText w:val="o"/>
      <w:lvlJc w:val="left"/>
      <w:pPr>
        <w:ind w:left="4562" w:hanging="360"/>
      </w:pPr>
      <w:rPr>
        <w:rFonts w:ascii="Courier New" w:hAnsi="Courier New" w:cs="Courier New" w:hint="default"/>
      </w:rPr>
    </w:lvl>
    <w:lvl w:ilvl="5" w:tplc="04090005" w:tentative="1">
      <w:start w:val="1"/>
      <w:numFmt w:val="bullet"/>
      <w:lvlText w:val=""/>
      <w:lvlJc w:val="left"/>
      <w:pPr>
        <w:ind w:left="5282" w:hanging="360"/>
      </w:pPr>
      <w:rPr>
        <w:rFonts w:ascii="Wingdings" w:hAnsi="Wingdings" w:hint="default"/>
      </w:rPr>
    </w:lvl>
    <w:lvl w:ilvl="6" w:tplc="04090001" w:tentative="1">
      <w:start w:val="1"/>
      <w:numFmt w:val="bullet"/>
      <w:lvlText w:val=""/>
      <w:lvlJc w:val="left"/>
      <w:pPr>
        <w:ind w:left="6002" w:hanging="360"/>
      </w:pPr>
      <w:rPr>
        <w:rFonts w:ascii="Symbol" w:hAnsi="Symbol" w:hint="default"/>
      </w:rPr>
    </w:lvl>
    <w:lvl w:ilvl="7" w:tplc="04090003" w:tentative="1">
      <w:start w:val="1"/>
      <w:numFmt w:val="bullet"/>
      <w:lvlText w:val="o"/>
      <w:lvlJc w:val="left"/>
      <w:pPr>
        <w:ind w:left="6722" w:hanging="360"/>
      </w:pPr>
      <w:rPr>
        <w:rFonts w:ascii="Courier New" w:hAnsi="Courier New" w:cs="Courier New" w:hint="default"/>
      </w:rPr>
    </w:lvl>
    <w:lvl w:ilvl="8" w:tplc="04090005" w:tentative="1">
      <w:start w:val="1"/>
      <w:numFmt w:val="bullet"/>
      <w:lvlText w:val=""/>
      <w:lvlJc w:val="left"/>
      <w:pPr>
        <w:ind w:left="7442" w:hanging="360"/>
      </w:pPr>
      <w:rPr>
        <w:rFonts w:ascii="Wingdings" w:hAnsi="Wingdings" w:hint="default"/>
      </w:rPr>
    </w:lvl>
  </w:abstractNum>
  <w:abstractNum w:abstractNumId="10" w15:restartNumberingAfterBreak="0">
    <w:nsid w:val="19005789"/>
    <w:multiLevelType w:val="hybridMultilevel"/>
    <w:tmpl w:val="4F5034D0"/>
    <w:lvl w:ilvl="0" w:tplc="2C68E2B0">
      <w:start w:val="1"/>
      <w:numFmt w:val="bullet"/>
      <w:pStyle w:val="H1L1B"/>
      <w:lvlText w:val=""/>
      <w:lvlJc w:val="left"/>
      <w:pPr>
        <w:ind w:left="284" w:hanging="284"/>
      </w:pPr>
      <w:rPr>
        <w:rFonts w:ascii="Symbol" w:hAnsi="Symbol" w:hint="default"/>
        <w:b w:val="0"/>
        <w:i w:val="0"/>
        <w:color w:val="000000" w:themeColor="text1"/>
        <w:sz w:val="20"/>
      </w:rPr>
    </w:lvl>
    <w:lvl w:ilvl="1" w:tplc="04090001">
      <w:start w:val="1"/>
      <w:numFmt w:val="bullet"/>
      <w:lvlText w:val=""/>
      <w:lvlJc w:val="left"/>
      <w:pPr>
        <w:ind w:left="2042" w:hanging="360"/>
      </w:pPr>
      <w:rPr>
        <w:rFonts w:ascii="Symbol" w:hAnsi="Symbol" w:hint="default"/>
      </w:rPr>
    </w:lvl>
    <w:lvl w:ilvl="2" w:tplc="04090003">
      <w:start w:val="1"/>
      <w:numFmt w:val="bullet"/>
      <w:lvlText w:val="o"/>
      <w:lvlJc w:val="left"/>
      <w:pPr>
        <w:ind w:left="2762" w:hanging="360"/>
      </w:pPr>
      <w:rPr>
        <w:rFonts w:ascii="Courier New" w:hAnsi="Courier New" w:cs="Courier New" w:hint="default"/>
      </w:rPr>
    </w:lvl>
    <w:lvl w:ilvl="3" w:tplc="40090001">
      <w:start w:val="1"/>
      <w:numFmt w:val="bullet"/>
      <w:lvlText w:val=""/>
      <w:lvlJc w:val="left"/>
      <w:pPr>
        <w:ind w:left="3482" w:hanging="360"/>
      </w:pPr>
      <w:rPr>
        <w:rFonts w:ascii="Symbol" w:hAnsi="Symbol" w:hint="default"/>
      </w:rPr>
    </w:lvl>
    <w:lvl w:ilvl="4" w:tplc="40090003" w:tentative="1">
      <w:start w:val="1"/>
      <w:numFmt w:val="bullet"/>
      <w:lvlText w:val="o"/>
      <w:lvlJc w:val="left"/>
      <w:pPr>
        <w:ind w:left="4202" w:hanging="360"/>
      </w:pPr>
      <w:rPr>
        <w:rFonts w:ascii="Courier New" w:hAnsi="Courier New" w:cs="Courier New" w:hint="default"/>
      </w:rPr>
    </w:lvl>
    <w:lvl w:ilvl="5" w:tplc="40090005" w:tentative="1">
      <w:start w:val="1"/>
      <w:numFmt w:val="bullet"/>
      <w:lvlText w:val=""/>
      <w:lvlJc w:val="left"/>
      <w:pPr>
        <w:ind w:left="4922" w:hanging="360"/>
      </w:pPr>
      <w:rPr>
        <w:rFonts w:ascii="Wingdings" w:hAnsi="Wingdings" w:hint="default"/>
      </w:rPr>
    </w:lvl>
    <w:lvl w:ilvl="6" w:tplc="40090001" w:tentative="1">
      <w:start w:val="1"/>
      <w:numFmt w:val="bullet"/>
      <w:lvlText w:val=""/>
      <w:lvlJc w:val="left"/>
      <w:pPr>
        <w:ind w:left="5642" w:hanging="360"/>
      </w:pPr>
      <w:rPr>
        <w:rFonts w:ascii="Symbol" w:hAnsi="Symbol" w:hint="default"/>
      </w:rPr>
    </w:lvl>
    <w:lvl w:ilvl="7" w:tplc="40090003" w:tentative="1">
      <w:start w:val="1"/>
      <w:numFmt w:val="bullet"/>
      <w:lvlText w:val="o"/>
      <w:lvlJc w:val="left"/>
      <w:pPr>
        <w:ind w:left="6362" w:hanging="360"/>
      </w:pPr>
      <w:rPr>
        <w:rFonts w:ascii="Courier New" w:hAnsi="Courier New" w:cs="Courier New" w:hint="default"/>
      </w:rPr>
    </w:lvl>
    <w:lvl w:ilvl="8" w:tplc="40090005" w:tentative="1">
      <w:start w:val="1"/>
      <w:numFmt w:val="bullet"/>
      <w:lvlText w:val=""/>
      <w:lvlJc w:val="left"/>
      <w:pPr>
        <w:ind w:left="7082" w:hanging="360"/>
      </w:pPr>
      <w:rPr>
        <w:rFonts w:ascii="Wingdings" w:hAnsi="Wingdings" w:hint="default"/>
      </w:rPr>
    </w:lvl>
  </w:abstractNum>
  <w:abstractNum w:abstractNumId="11" w15:restartNumberingAfterBreak="0">
    <w:nsid w:val="1D062680"/>
    <w:multiLevelType w:val="hybridMultilevel"/>
    <w:tmpl w:val="754088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E34C25A"/>
    <w:multiLevelType w:val="hybridMultilevel"/>
    <w:tmpl w:val="B26A2DBC"/>
    <w:lvl w:ilvl="0" w:tplc="FBDA9B8A">
      <w:start w:val="1"/>
      <w:numFmt w:val="bullet"/>
      <w:lvlText w:val=""/>
      <w:lvlJc w:val="left"/>
      <w:pPr>
        <w:ind w:left="1080" w:hanging="360"/>
      </w:pPr>
      <w:rPr>
        <w:rFonts w:ascii="Symbol" w:hAnsi="Symbol" w:hint="default"/>
      </w:rPr>
    </w:lvl>
    <w:lvl w:ilvl="1" w:tplc="8B002632">
      <w:start w:val="1"/>
      <w:numFmt w:val="bullet"/>
      <w:lvlText w:val="o"/>
      <w:lvlJc w:val="left"/>
      <w:pPr>
        <w:ind w:left="1800" w:hanging="360"/>
      </w:pPr>
      <w:rPr>
        <w:rFonts w:ascii="Courier New" w:hAnsi="Courier New" w:hint="default"/>
      </w:rPr>
    </w:lvl>
    <w:lvl w:ilvl="2" w:tplc="CE009456">
      <w:start w:val="1"/>
      <w:numFmt w:val="bullet"/>
      <w:lvlText w:val=""/>
      <w:lvlJc w:val="left"/>
      <w:pPr>
        <w:ind w:left="2520" w:hanging="360"/>
      </w:pPr>
      <w:rPr>
        <w:rFonts w:ascii="Wingdings" w:hAnsi="Wingdings" w:hint="default"/>
      </w:rPr>
    </w:lvl>
    <w:lvl w:ilvl="3" w:tplc="3D345DC8">
      <w:start w:val="1"/>
      <w:numFmt w:val="bullet"/>
      <w:lvlText w:val=""/>
      <w:lvlJc w:val="left"/>
      <w:pPr>
        <w:ind w:left="3240" w:hanging="360"/>
      </w:pPr>
      <w:rPr>
        <w:rFonts w:ascii="Symbol" w:hAnsi="Symbol" w:hint="default"/>
      </w:rPr>
    </w:lvl>
    <w:lvl w:ilvl="4" w:tplc="302A1F14">
      <w:start w:val="1"/>
      <w:numFmt w:val="bullet"/>
      <w:lvlText w:val="o"/>
      <w:lvlJc w:val="left"/>
      <w:pPr>
        <w:ind w:left="3960" w:hanging="360"/>
      </w:pPr>
      <w:rPr>
        <w:rFonts w:ascii="Courier New" w:hAnsi="Courier New" w:hint="default"/>
      </w:rPr>
    </w:lvl>
    <w:lvl w:ilvl="5" w:tplc="BD44690C">
      <w:start w:val="1"/>
      <w:numFmt w:val="bullet"/>
      <w:lvlText w:val=""/>
      <w:lvlJc w:val="left"/>
      <w:pPr>
        <w:ind w:left="4680" w:hanging="360"/>
      </w:pPr>
      <w:rPr>
        <w:rFonts w:ascii="Wingdings" w:hAnsi="Wingdings" w:hint="default"/>
      </w:rPr>
    </w:lvl>
    <w:lvl w:ilvl="6" w:tplc="650844D6">
      <w:start w:val="1"/>
      <w:numFmt w:val="bullet"/>
      <w:lvlText w:val=""/>
      <w:lvlJc w:val="left"/>
      <w:pPr>
        <w:ind w:left="5400" w:hanging="360"/>
      </w:pPr>
      <w:rPr>
        <w:rFonts w:ascii="Symbol" w:hAnsi="Symbol" w:hint="default"/>
      </w:rPr>
    </w:lvl>
    <w:lvl w:ilvl="7" w:tplc="285CC732">
      <w:start w:val="1"/>
      <w:numFmt w:val="bullet"/>
      <w:lvlText w:val="o"/>
      <w:lvlJc w:val="left"/>
      <w:pPr>
        <w:ind w:left="6120" w:hanging="360"/>
      </w:pPr>
      <w:rPr>
        <w:rFonts w:ascii="Courier New" w:hAnsi="Courier New" w:hint="default"/>
      </w:rPr>
    </w:lvl>
    <w:lvl w:ilvl="8" w:tplc="82625398">
      <w:start w:val="1"/>
      <w:numFmt w:val="bullet"/>
      <w:lvlText w:val=""/>
      <w:lvlJc w:val="left"/>
      <w:pPr>
        <w:ind w:left="6840" w:hanging="360"/>
      </w:pPr>
      <w:rPr>
        <w:rFonts w:ascii="Wingdings" w:hAnsi="Wingdings" w:hint="default"/>
      </w:rPr>
    </w:lvl>
  </w:abstractNum>
  <w:abstractNum w:abstractNumId="13" w15:restartNumberingAfterBreak="0">
    <w:nsid w:val="1FB87FCA"/>
    <w:multiLevelType w:val="multilevel"/>
    <w:tmpl w:val="58BA5E5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246E3C20"/>
    <w:multiLevelType w:val="multilevel"/>
    <w:tmpl w:val="7A12A580"/>
    <w:lvl w:ilvl="0">
      <w:start w:val="1"/>
      <w:numFmt w:val="decimal"/>
      <w:lvlText w:val="%1"/>
      <w:lvlJc w:val="left"/>
      <w:pPr>
        <w:ind w:left="432" w:hanging="432"/>
      </w:pPr>
      <w:rPr>
        <w:rFonts w:hint="default"/>
        <w:caps w:val="0"/>
        <w:color w:val="auto"/>
        <w:sz w:val="2"/>
      </w:rPr>
    </w:lvl>
    <w:lvl w:ilvl="1">
      <w:start w:val="1"/>
      <w:numFmt w:val="decimal"/>
      <w:lvlText w:val="%1.%2"/>
      <w:lvlJc w:val="left"/>
      <w:pPr>
        <w:ind w:left="576" w:hanging="576"/>
      </w:pPr>
      <w:rPr>
        <w:rFonts w:hint="default"/>
      </w:rPr>
    </w:lvl>
    <w:lvl w:ilvl="2">
      <w:start w:val="1"/>
      <w:numFmt w:val="bullet"/>
      <w:pStyle w:val="Subtitle"/>
      <w:lvlText w:val="·"/>
      <w:lvlJc w:val="left"/>
      <w:pPr>
        <w:ind w:left="720" w:hanging="720"/>
      </w:pPr>
      <w:rPr>
        <w:rFonts w:ascii="Symbol" w:hAnsi="Symbol" w:hint="default"/>
        <w:color w:val="000000" w:themeColor="text1"/>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26247BFD"/>
    <w:multiLevelType w:val="multilevel"/>
    <w:tmpl w:val="C4629640"/>
    <w:lvl w:ilvl="0">
      <w:start w:val="1"/>
      <w:numFmt w:val="bullet"/>
      <w:pStyle w:val="NoSpacing"/>
      <w:lvlText w:val=""/>
      <w:lvlJc w:val="left"/>
      <w:pPr>
        <w:tabs>
          <w:tab w:val="num" w:pos="-144"/>
        </w:tabs>
        <w:ind w:left="504" w:hanging="504"/>
      </w:pPr>
      <w:rPr>
        <w:rFonts w:ascii="Symbol" w:hAnsi="Symbol" w:hint="default"/>
        <w:b w:val="0"/>
        <w:i w:val="0"/>
        <w:color w:val="000000" w:themeColor="text1"/>
        <w:sz w:val="20"/>
        <w:u w:color="000000" w:themeColor="text1"/>
      </w:rPr>
    </w:lvl>
    <w:lvl w:ilvl="1">
      <w:start w:val="1"/>
      <w:numFmt w:val="bullet"/>
      <w:lvlText w:val=""/>
      <w:lvlJc w:val="left"/>
      <w:pPr>
        <w:ind w:left="1224" w:hanging="720"/>
      </w:pPr>
      <w:rPr>
        <w:rFonts w:ascii="Wingdings" w:hAnsi="Wingdings" w:hint="default"/>
        <w:color w:val="A6A6A6" w:themeColor="background1" w:themeShade="A6"/>
        <w:sz w:val="20"/>
      </w:rPr>
    </w:lvl>
    <w:lvl w:ilvl="2">
      <w:start w:val="1"/>
      <w:numFmt w:val="bullet"/>
      <w:lvlText w:val=""/>
      <w:lvlJc w:val="left"/>
      <w:pPr>
        <w:ind w:left="1944" w:hanging="720"/>
      </w:pPr>
      <w:rPr>
        <w:rFonts w:ascii="Wingdings" w:hAnsi="Wingdings" w:hint="default"/>
        <w:color w:val="00B0F0"/>
        <w:sz w:val="14"/>
      </w:rPr>
    </w:lvl>
    <w:lvl w:ilvl="3">
      <w:start w:val="1"/>
      <w:numFmt w:val="bullet"/>
      <w:lvlText w:val=""/>
      <w:lvlJc w:val="left"/>
      <w:pPr>
        <w:ind w:left="2664" w:hanging="720"/>
      </w:pPr>
      <w:rPr>
        <w:rFonts w:ascii="Symbol" w:hAnsi="Symbol" w:hint="default"/>
        <w:color w:val="A6A6A6" w:themeColor="background1" w:themeShade="A6"/>
      </w:rPr>
    </w:lvl>
    <w:lvl w:ilvl="4">
      <w:start w:val="1"/>
      <w:numFmt w:val="bullet"/>
      <w:lvlText w:val="o"/>
      <w:lvlJc w:val="left"/>
      <w:pPr>
        <w:ind w:left="3384" w:hanging="720"/>
      </w:pPr>
      <w:rPr>
        <w:rFonts w:ascii="Courier New" w:hAnsi="Courier New" w:hint="default"/>
      </w:rPr>
    </w:lvl>
    <w:lvl w:ilvl="5">
      <w:start w:val="1"/>
      <w:numFmt w:val="bullet"/>
      <w:lvlText w:val=""/>
      <w:lvlJc w:val="left"/>
      <w:pPr>
        <w:tabs>
          <w:tab w:val="num" w:pos="31464"/>
        </w:tabs>
        <w:ind w:left="4104" w:hanging="720"/>
      </w:pPr>
      <w:rPr>
        <w:rFonts w:ascii="Wingdings" w:hAnsi="Wingdings" w:hint="default"/>
      </w:rPr>
    </w:lvl>
    <w:lvl w:ilvl="6">
      <w:start w:val="1"/>
      <w:numFmt w:val="bullet"/>
      <w:lvlText w:val=""/>
      <w:lvlJc w:val="left"/>
      <w:pPr>
        <w:ind w:left="4824" w:hanging="360"/>
      </w:pPr>
      <w:rPr>
        <w:rFonts w:ascii="Symbol" w:hAnsi="Symbol" w:hint="default"/>
      </w:rPr>
    </w:lvl>
    <w:lvl w:ilvl="7">
      <w:start w:val="1"/>
      <w:numFmt w:val="bullet"/>
      <w:lvlText w:val="o"/>
      <w:lvlJc w:val="left"/>
      <w:pPr>
        <w:ind w:left="5544" w:hanging="360"/>
      </w:pPr>
      <w:rPr>
        <w:rFonts w:ascii="Courier New" w:hAnsi="Courier New" w:hint="default"/>
      </w:rPr>
    </w:lvl>
    <w:lvl w:ilvl="8">
      <w:start w:val="1"/>
      <w:numFmt w:val="bullet"/>
      <w:lvlText w:val=""/>
      <w:lvlJc w:val="left"/>
      <w:pPr>
        <w:ind w:left="6264" w:hanging="360"/>
      </w:pPr>
      <w:rPr>
        <w:rFonts w:ascii="Wingdings" w:hAnsi="Wingdings" w:hint="default"/>
      </w:rPr>
    </w:lvl>
  </w:abstractNum>
  <w:abstractNum w:abstractNumId="16" w15:restartNumberingAfterBreak="0">
    <w:nsid w:val="264E3ACD"/>
    <w:multiLevelType w:val="hybridMultilevel"/>
    <w:tmpl w:val="6D3278D6"/>
    <w:lvl w:ilvl="0" w:tplc="ADD4232C">
      <w:start w:val="1"/>
      <w:numFmt w:val="bullet"/>
      <w:pStyle w:val="Heading23-List1"/>
      <w:lvlText w:val=""/>
      <w:lvlJc w:val="left"/>
      <w:pPr>
        <w:ind w:left="2367" w:hanging="360"/>
      </w:pPr>
      <w:rPr>
        <w:rFonts w:ascii="Symbol" w:hAnsi="Symbol" w:hint="default"/>
      </w:rPr>
    </w:lvl>
    <w:lvl w:ilvl="1" w:tplc="D67AA0F0">
      <w:start w:val="1"/>
      <w:numFmt w:val="bullet"/>
      <w:pStyle w:val="Heading23-List2"/>
      <w:lvlText w:val="o"/>
      <w:lvlJc w:val="left"/>
      <w:pPr>
        <w:ind w:left="3087" w:hanging="360"/>
      </w:pPr>
      <w:rPr>
        <w:rFonts w:ascii="Courier New" w:hAnsi="Courier New" w:hint="default"/>
      </w:rPr>
    </w:lvl>
    <w:lvl w:ilvl="2" w:tplc="94D2BD12">
      <w:start w:val="1"/>
      <w:numFmt w:val="bullet"/>
      <w:pStyle w:val="Heading23-List3"/>
      <w:lvlText w:val=""/>
      <w:lvlJc w:val="left"/>
      <w:pPr>
        <w:ind w:left="3807" w:hanging="360"/>
      </w:pPr>
      <w:rPr>
        <w:rFonts w:ascii="Wingdings" w:hAnsi="Wingdings" w:hint="default"/>
      </w:rPr>
    </w:lvl>
    <w:lvl w:ilvl="3" w:tplc="EF346170">
      <w:start w:val="1"/>
      <w:numFmt w:val="bullet"/>
      <w:pStyle w:val="Heading23-List4"/>
      <w:lvlText w:val=""/>
      <w:lvlJc w:val="left"/>
      <w:pPr>
        <w:ind w:left="4527" w:hanging="360"/>
      </w:pPr>
      <w:rPr>
        <w:rFonts w:ascii="Symbol" w:hAnsi="Symbol" w:hint="default"/>
        <w:sz w:val="20"/>
        <w:szCs w:val="20"/>
      </w:rPr>
    </w:lvl>
    <w:lvl w:ilvl="4" w:tplc="94DA0C06">
      <w:numFmt w:val="bullet"/>
      <w:lvlText w:val="•"/>
      <w:lvlJc w:val="left"/>
      <w:pPr>
        <w:ind w:left="5247" w:hanging="360"/>
      </w:pPr>
      <w:rPr>
        <w:rFonts w:ascii="Arial" w:hAnsi="Arial" w:hint="default"/>
      </w:rPr>
    </w:lvl>
    <w:lvl w:ilvl="5" w:tplc="C19058B6" w:tentative="1">
      <w:start w:val="1"/>
      <w:numFmt w:val="bullet"/>
      <w:lvlText w:val=""/>
      <w:lvlJc w:val="left"/>
      <w:pPr>
        <w:ind w:left="5967" w:hanging="360"/>
      </w:pPr>
      <w:rPr>
        <w:rFonts w:ascii="Wingdings" w:hAnsi="Wingdings" w:hint="default"/>
      </w:rPr>
    </w:lvl>
    <w:lvl w:ilvl="6" w:tplc="BF40769C" w:tentative="1">
      <w:start w:val="1"/>
      <w:numFmt w:val="bullet"/>
      <w:lvlText w:val=""/>
      <w:lvlJc w:val="left"/>
      <w:pPr>
        <w:ind w:left="6687" w:hanging="360"/>
      </w:pPr>
      <w:rPr>
        <w:rFonts w:ascii="Symbol" w:hAnsi="Symbol" w:hint="default"/>
      </w:rPr>
    </w:lvl>
    <w:lvl w:ilvl="7" w:tplc="C71C00BC" w:tentative="1">
      <w:start w:val="1"/>
      <w:numFmt w:val="bullet"/>
      <w:lvlText w:val="o"/>
      <w:lvlJc w:val="left"/>
      <w:pPr>
        <w:ind w:left="7407" w:hanging="360"/>
      </w:pPr>
      <w:rPr>
        <w:rFonts w:ascii="Courier New" w:hAnsi="Courier New" w:hint="default"/>
      </w:rPr>
    </w:lvl>
    <w:lvl w:ilvl="8" w:tplc="A40A849E" w:tentative="1">
      <w:start w:val="1"/>
      <w:numFmt w:val="bullet"/>
      <w:lvlText w:val=""/>
      <w:lvlJc w:val="left"/>
      <w:pPr>
        <w:ind w:left="8127" w:hanging="360"/>
      </w:pPr>
      <w:rPr>
        <w:rFonts w:ascii="Wingdings" w:hAnsi="Wingdings" w:hint="default"/>
      </w:rPr>
    </w:lvl>
  </w:abstractNum>
  <w:abstractNum w:abstractNumId="17" w15:restartNumberingAfterBreak="0">
    <w:nsid w:val="2CAA3D82"/>
    <w:multiLevelType w:val="hybridMultilevel"/>
    <w:tmpl w:val="B81A4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8325F1"/>
    <w:multiLevelType w:val="hybridMultilevel"/>
    <w:tmpl w:val="7D4AFFD4"/>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9" w15:restartNumberingAfterBreak="0">
    <w:nsid w:val="2E10ADB8"/>
    <w:multiLevelType w:val="hybridMultilevel"/>
    <w:tmpl w:val="31865E66"/>
    <w:lvl w:ilvl="0" w:tplc="F53A717C">
      <w:start w:val="1"/>
      <w:numFmt w:val="bullet"/>
      <w:lvlText w:val=""/>
      <w:lvlJc w:val="left"/>
      <w:pPr>
        <w:ind w:left="1080" w:hanging="360"/>
      </w:pPr>
      <w:rPr>
        <w:rFonts w:ascii="Symbol" w:hAnsi="Symbol" w:hint="default"/>
      </w:rPr>
    </w:lvl>
    <w:lvl w:ilvl="1" w:tplc="0BC6FC80">
      <w:start w:val="1"/>
      <w:numFmt w:val="bullet"/>
      <w:lvlText w:val="o"/>
      <w:lvlJc w:val="left"/>
      <w:pPr>
        <w:ind w:left="1800" w:hanging="360"/>
      </w:pPr>
      <w:rPr>
        <w:rFonts w:ascii="Courier New" w:hAnsi="Courier New" w:hint="default"/>
      </w:rPr>
    </w:lvl>
    <w:lvl w:ilvl="2" w:tplc="465A7D90">
      <w:start w:val="1"/>
      <w:numFmt w:val="bullet"/>
      <w:lvlText w:val=""/>
      <w:lvlJc w:val="left"/>
      <w:pPr>
        <w:ind w:left="2520" w:hanging="360"/>
      </w:pPr>
      <w:rPr>
        <w:rFonts w:ascii="Wingdings" w:hAnsi="Wingdings" w:hint="default"/>
      </w:rPr>
    </w:lvl>
    <w:lvl w:ilvl="3" w:tplc="93709E1E">
      <w:start w:val="1"/>
      <w:numFmt w:val="bullet"/>
      <w:lvlText w:val=""/>
      <w:lvlJc w:val="left"/>
      <w:pPr>
        <w:ind w:left="3240" w:hanging="360"/>
      </w:pPr>
      <w:rPr>
        <w:rFonts w:ascii="Symbol" w:hAnsi="Symbol" w:hint="default"/>
      </w:rPr>
    </w:lvl>
    <w:lvl w:ilvl="4" w:tplc="8F02C870">
      <w:start w:val="1"/>
      <w:numFmt w:val="bullet"/>
      <w:lvlText w:val="o"/>
      <w:lvlJc w:val="left"/>
      <w:pPr>
        <w:ind w:left="3960" w:hanging="360"/>
      </w:pPr>
      <w:rPr>
        <w:rFonts w:ascii="Courier New" w:hAnsi="Courier New" w:hint="default"/>
      </w:rPr>
    </w:lvl>
    <w:lvl w:ilvl="5" w:tplc="1F9E4A94">
      <w:start w:val="1"/>
      <w:numFmt w:val="bullet"/>
      <w:lvlText w:val=""/>
      <w:lvlJc w:val="left"/>
      <w:pPr>
        <w:ind w:left="4680" w:hanging="360"/>
      </w:pPr>
      <w:rPr>
        <w:rFonts w:ascii="Wingdings" w:hAnsi="Wingdings" w:hint="default"/>
      </w:rPr>
    </w:lvl>
    <w:lvl w:ilvl="6" w:tplc="670E17C6">
      <w:start w:val="1"/>
      <w:numFmt w:val="bullet"/>
      <w:lvlText w:val=""/>
      <w:lvlJc w:val="left"/>
      <w:pPr>
        <w:ind w:left="5400" w:hanging="360"/>
      </w:pPr>
      <w:rPr>
        <w:rFonts w:ascii="Symbol" w:hAnsi="Symbol" w:hint="default"/>
      </w:rPr>
    </w:lvl>
    <w:lvl w:ilvl="7" w:tplc="450C38A4">
      <w:start w:val="1"/>
      <w:numFmt w:val="bullet"/>
      <w:lvlText w:val="o"/>
      <w:lvlJc w:val="left"/>
      <w:pPr>
        <w:ind w:left="6120" w:hanging="360"/>
      </w:pPr>
      <w:rPr>
        <w:rFonts w:ascii="Courier New" w:hAnsi="Courier New" w:hint="default"/>
      </w:rPr>
    </w:lvl>
    <w:lvl w:ilvl="8" w:tplc="372E452E">
      <w:start w:val="1"/>
      <w:numFmt w:val="bullet"/>
      <w:lvlText w:val=""/>
      <w:lvlJc w:val="left"/>
      <w:pPr>
        <w:ind w:left="6840" w:hanging="360"/>
      </w:pPr>
      <w:rPr>
        <w:rFonts w:ascii="Wingdings" w:hAnsi="Wingdings" w:hint="default"/>
      </w:rPr>
    </w:lvl>
  </w:abstractNum>
  <w:abstractNum w:abstractNumId="20" w15:restartNumberingAfterBreak="0">
    <w:nsid w:val="2EB7C1E2"/>
    <w:multiLevelType w:val="hybridMultilevel"/>
    <w:tmpl w:val="425ADAF4"/>
    <w:lvl w:ilvl="0" w:tplc="55644154">
      <w:start w:val="1"/>
      <w:numFmt w:val="bullet"/>
      <w:lvlText w:val=""/>
      <w:lvlJc w:val="left"/>
      <w:pPr>
        <w:ind w:left="1080" w:hanging="360"/>
      </w:pPr>
      <w:rPr>
        <w:rFonts w:ascii="Symbol" w:hAnsi="Symbol" w:hint="default"/>
      </w:rPr>
    </w:lvl>
    <w:lvl w:ilvl="1" w:tplc="ACE2D37E">
      <w:start w:val="1"/>
      <w:numFmt w:val="bullet"/>
      <w:lvlText w:val="o"/>
      <w:lvlJc w:val="left"/>
      <w:pPr>
        <w:ind w:left="1800" w:hanging="360"/>
      </w:pPr>
      <w:rPr>
        <w:rFonts w:ascii="Courier New" w:hAnsi="Courier New" w:hint="default"/>
      </w:rPr>
    </w:lvl>
    <w:lvl w:ilvl="2" w:tplc="0442CBC8">
      <w:start w:val="1"/>
      <w:numFmt w:val="bullet"/>
      <w:lvlText w:val=""/>
      <w:lvlJc w:val="left"/>
      <w:pPr>
        <w:ind w:left="2520" w:hanging="360"/>
      </w:pPr>
      <w:rPr>
        <w:rFonts w:ascii="Wingdings" w:hAnsi="Wingdings" w:hint="default"/>
      </w:rPr>
    </w:lvl>
    <w:lvl w:ilvl="3" w:tplc="3D30B060">
      <w:start w:val="1"/>
      <w:numFmt w:val="bullet"/>
      <w:lvlText w:val=""/>
      <w:lvlJc w:val="left"/>
      <w:pPr>
        <w:ind w:left="3240" w:hanging="360"/>
      </w:pPr>
      <w:rPr>
        <w:rFonts w:ascii="Symbol" w:hAnsi="Symbol" w:hint="default"/>
      </w:rPr>
    </w:lvl>
    <w:lvl w:ilvl="4" w:tplc="CF5470B8">
      <w:start w:val="1"/>
      <w:numFmt w:val="bullet"/>
      <w:lvlText w:val="o"/>
      <w:lvlJc w:val="left"/>
      <w:pPr>
        <w:ind w:left="3960" w:hanging="360"/>
      </w:pPr>
      <w:rPr>
        <w:rFonts w:ascii="Courier New" w:hAnsi="Courier New" w:hint="default"/>
      </w:rPr>
    </w:lvl>
    <w:lvl w:ilvl="5" w:tplc="9DD21176">
      <w:start w:val="1"/>
      <w:numFmt w:val="bullet"/>
      <w:lvlText w:val=""/>
      <w:lvlJc w:val="left"/>
      <w:pPr>
        <w:ind w:left="4680" w:hanging="360"/>
      </w:pPr>
      <w:rPr>
        <w:rFonts w:ascii="Wingdings" w:hAnsi="Wingdings" w:hint="default"/>
      </w:rPr>
    </w:lvl>
    <w:lvl w:ilvl="6" w:tplc="42F89E20">
      <w:start w:val="1"/>
      <w:numFmt w:val="bullet"/>
      <w:lvlText w:val=""/>
      <w:lvlJc w:val="left"/>
      <w:pPr>
        <w:ind w:left="5400" w:hanging="360"/>
      </w:pPr>
      <w:rPr>
        <w:rFonts w:ascii="Symbol" w:hAnsi="Symbol" w:hint="default"/>
      </w:rPr>
    </w:lvl>
    <w:lvl w:ilvl="7" w:tplc="BF56DB4A">
      <w:start w:val="1"/>
      <w:numFmt w:val="bullet"/>
      <w:lvlText w:val="o"/>
      <w:lvlJc w:val="left"/>
      <w:pPr>
        <w:ind w:left="6120" w:hanging="360"/>
      </w:pPr>
      <w:rPr>
        <w:rFonts w:ascii="Courier New" w:hAnsi="Courier New" w:hint="default"/>
      </w:rPr>
    </w:lvl>
    <w:lvl w:ilvl="8" w:tplc="48928DB2">
      <w:start w:val="1"/>
      <w:numFmt w:val="bullet"/>
      <w:lvlText w:val=""/>
      <w:lvlJc w:val="left"/>
      <w:pPr>
        <w:ind w:left="6840" w:hanging="360"/>
      </w:pPr>
      <w:rPr>
        <w:rFonts w:ascii="Wingdings" w:hAnsi="Wingdings" w:hint="default"/>
      </w:rPr>
    </w:lvl>
  </w:abstractNum>
  <w:abstractNum w:abstractNumId="21" w15:restartNumberingAfterBreak="0">
    <w:nsid w:val="2F589494"/>
    <w:multiLevelType w:val="hybridMultilevel"/>
    <w:tmpl w:val="D40A2330"/>
    <w:lvl w:ilvl="0" w:tplc="7452F63A">
      <w:start w:val="1"/>
      <w:numFmt w:val="bullet"/>
      <w:lvlText w:val=""/>
      <w:lvlJc w:val="left"/>
      <w:pPr>
        <w:ind w:left="1080" w:hanging="360"/>
      </w:pPr>
      <w:rPr>
        <w:rFonts w:ascii="Symbol" w:hAnsi="Symbol" w:hint="default"/>
      </w:rPr>
    </w:lvl>
    <w:lvl w:ilvl="1" w:tplc="AB5C5242">
      <w:start w:val="1"/>
      <w:numFmt w:val="bullet"/>
      <w:lvlText w:val="o"/>
      <w:lvlJc w:val="left"/>
      <w:pPr>
        <w:ind w:left="1800" w:hanging="360"/>
      </w:pPr>
      <w:rPr>
        <w:rFonts w:ascii="Courier New" w:hAnsi="Courier New" w:hint="default"/>
      </w:rPr>
    </w:lvl>
    <w:lvl w:ilvl="2" w:tplc="3EA6B238">
      <w:start w:val="1"/>
      <w:numFmt w:val="bullet"/>
      <w:lvlText w:val=""/>
      <w:lvlJc w:val="left"/>
      <w:pPr>
        <w:ind w:left="2520" w:hanging="360"/>
      </w:pPr>
      <w:rPr>
        <w:rFonts w:ascii="Wingdings" w:hAnsi="Wingdings" w:hint="default"/>
      </w:rPr>
    </w:lvl>
    <w:lvl w:ilvl="3" w:tplc="BA141324">
      <w:start w:val="1"/>
      <w:numFmt w:val="bullet"/>
      <w:lvlText w:val=""/>
      <w:lvlJc w:val="left"/>
      <w:pPr>
        <w:ind w:left="3240" w:hanging="360"/>
      </w:pPr>
      <w:rPr>
        <w:rFonts w:ascii="Symbol" w:hAnsi="Symbol" w:hint="default"/>
      </w:rPr>
    </w:lvl>
    <w:lvl w:ilvl="4" w:tplc="93304592">
      <w:start w:val="1"/>
      <w:numFmt w:val="bullet"/>
      <w:lvlText w:val="o"/>
      <w:lvlJc w:val="left"/>
      <w:pPr>
        <w:ind w:left="3960" w:hanging="360"/>
      </w:pPr>
      <w:rPr>
        <w:rFonts w:ascii="Courier New" w:hAnsi="Courier New" w:hint="default"/>
      </w:rPr>
    </w:lvl>
    <w:lvl w:ilvl="5" w:tplc="66ECC346">
      <w:start w:val="1"/>
      <w:numFmt w:val="bullet"/>
      <w:lvlText w:val=""/>
      <w:lvlJc w:val="left"/>
      <w:pPr>
        <w:ind w:left="4680" w:hanging="360"/>
      </w:pPr>
      <w:rPr>
        <w:rFonts w:ascii="Wingdings" w:hAnsi="Wingdings" w:hint="default"/>
      </w:rPr>
    </w:lvl>
    <w:lvl w:ilvl="6" w:tplc="CE98258A">
      <w:start w:val="1"/>
      <w:numFmt w:val="bullet"/>
      <w:lvlText w:val=""/>
      <w:lvlJc w:val="left"/>
      <w:pPr>
        <w:ind w:left="5400" w:hanging="360"/>
      </w:pPr>
      <w:rPr>
        <w:rFonts w:ascii="Symbol" w:hAnsi="Symbol" w:hint="default"/>
      </w:rPr>
    </w:lvl>
    <w:lvl w:ilvl="7" w:tplc="9014CB82">
      <w:start w:val="1"/>
      <w:numFmt w:val="bullet"/>
      <w:lvlText w:val="o"/>
      <w:lvlJc w:val="left"/>
      <w:pPr>
        <w:ind w:left="6120" w:hanging="360"/>
      </w:pPr>
      <w:rPr>
        <w:rFonts w:ascii="Courier New" w:hAnsi="Courier New" w:hint="default"/>
      </w:rPr>
    </w:lvl>
    <w:lvl w:ilvl="8" w:tplc="E0920536">
      <w:start w:val="1"/>
      <w:numFmt w:val="bullet"/>
      <w:lvlText w:val=""/>
      <w:lvlJc w:val="left"/>
      <w:pPr>
        <w:ind w:left="6840" w:hanging="360"/>
      </w:pPr>
      <w:rPr>
        <w:rFonts w:ascii="Wingdings" w:hAnsi="Wingdings" w:hint="default"/>
      </w:rPr>
    </w:lvl>
  </w:abstractNum>
  <w:abstractNum w:abstractNumId="22" w15:restartNumberingAfterBreak="0">
    <w:nsid w:val="32072DF8"/>
    <w:multiLevelType w:val="hybridMultilevel"/>
    <w:tmpl w:val="45AC5DBE"/>
    <w:lvl w:ilvl="0" w:tplc="CABC3ABC">
      <w:start w:val="1"/>
      <w:numFmt w:val="bullet"/>
      <w:lvlText w:val=""/>
      <w:lvlJc w:val="left"/>
      <w:pPr>
        <w:ind w:left="1080" w:hanging="360"/>
      </w:pPr>
      <w:rPr>
        <w:rFonts w:ascii="Symbol" w:hAnsi="Symbol" w:hint="default"/>
      </w:rPr>
    </w:lvl>
    <w:lvl w:ilvl="1" w:tplc="932EF65C">
      <w:start w:val="1"/>
      <w:numFmt w:val="bullet"/>
      <w:lvlText w:val="o"/>
      <w:lvlJc w:val="left"/>
      <w:pPr>
        <w:ind w:left="1800" w:hanging="360"/>
      </w:pPr>
      <w:rPr>
        <w:rFonts w:ascii="Courier New" w:hAnsi="Courier New" w:hint="default"/>
      </w:rPr>
    </w:lvl>
    <w:lvl w:ilvl="2" w:tplc="CC546CBA">
      <w:start w:val="1"/>
      <w:numFmt w:val="bullet"/>
      <w:lvlText w:val=""/>
      <w:lvlJc w:val="left"/>
      <w:pPr>
        <w:ind w:left="2520" w:hanging="360"/>
      </w:pPr>
      <w:rPr>
        <w:rFonts w:ascii="Wingdings" w:hAnsi="Wingdings" w:hint="default"/>
      </w:rPr>
    </w:lvl>
    <w:lvl w:ilvl="3" w:tplc="761C7CEA">
      <w:start w:val="1"/>
      <w:numFmt w:val="bullet"/>
      <w:lvlText w:val=""/>
      <w:lvlJc w:val="left"/>
      <w:pPr>
        <w:ind w:left="3240" w:hanging="360"/>
      </w:pPr>
      <w:rPr>
        <w:rFonts w:ascii="Symbol" w:hAnsi="Symbol" w:hint="default"/>
      </w:rPr>
    </w:lvl>
    <w:lvl w:ilvl="4" w:tplc="C39AA512">
      <w:start w:val="1"/>
      <w:numFmt w:val="bullet"/>
      <w:lvlText w:val="o"/>
      <w:lvlJc w:val="left"/>
      <w:pPr>
        <w:ind w:left="3960" w:hanging="360"/>
      </w:pPr>
      <w:rPr>
        <w:rFonts w:ascii="Courier New" w:hAnsi="Courier New" w:hint="default"/>
      </w:rPr>
    </w:lvl>
    <w:lvl w:ilvl="5" w:tplc="1F8EE2D6">
      <w:start w:val="1"/>
      <w:numFmt w:val="bullet"/>
      <w:lvlText w:val=""/>
      <w:lvlJc w:val="left"/>
      <w:pPr>
        <w:ind w:left="4680" w:hanging="360"/>
      </w:pPr>
      <w:rPr>
        <w:rFonts w:ascii="Wingdings" w:hAnsi="Wingdings" w:hint="default"/>
      </w:rPr>
    </w:lvl>
    <w:lvl w:ilvl="6" w:tplc="D7CA00AA">
      <w:start w:val="1"/>
      <w:numFmt w:val="bullet"/>
      <w:lvlText w:val=""/>
      <w:lvlJc w:val="left"/>
      <w:pPr>
        <w:ind w:left="5400" w:hanging="360"/>
      </w:pPr>
      <w:rPr>
        <w:rFonts w:ascii="Symbol" w:hAnsi="Symbol" w:hint="default"/>
      </w:rPr>
    </w:lvl>
    <w:lvl w:ilvl="7" w:tplc="C2E0C294">
      <w:start w:val="1"/>
      <w:numFmt w:val="bullet"/>
      <w:lvlText w:val="o"/>
      <w:lvlJc w:val="left"/>
      <w:pPr>
        <w:ind w:left="6120" w:hanging="360"/>
      </w:pPr>
      <w:rPr>
        <w:rFonts w:ascii="Courier New" w:hAnsi="Courier New" w:hint="default"/>
      </w:rPr>
    </w:lvl>
    <w:lvl w:ilvl="8" w:tplc="5B60C682">
      <w:start w:val="1"/>
      <w:numFmt w:val="bullet"/>
      <w:lvlText w:val=""/>
      <w:lvlJc w:val="left"/>
      <w:pPr>
        <w:ind w:left="6840" w:hanging="360"/>
      </w:pPr>
      <w:rPr>
        <w:rFonts w:ascii="Wingdings" w:hAnsi="Wingdings" w:hint="default"/>
      </w:rPr>
    </w:lvl>
  </w:abstractNum>
  <w:abstractNum w:abstractNumId="23" w15:restartNumberingAfterBreak="0">
    <w:nsid w:val="322D35C6"/>
    <w:multiLevelType w:val="multilevel"/>
    <w:tmpl w:val="5852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3C0AC7"/>
    <w:multiLevelType w:val="multilevel"/>
    <w:tmpl w:val="4009001F"/>
    <w:lvl w:ilvl="0">
      <w:start w:val="1"/>
      <w:numFmt w:val="decimal"/>
      <w:lvlText w:val="%1."/>
      <w:lvlJc w:val="left"/>
      <w:pPr>
        <w:ind w:left="360" w:hanging="360"/>
      </w:pPr>
      <w:rPr>
        <w:rFonts w:hint="default"/>
        <w:color w:val="000000" w:themeColor="tex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C6534C5"/>
    <w:multiLevelType w:val="hybridMultilevel"/>
    <w:tmpl w:val="3C7853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CFD7426"/>
    <w:multiLevelType w:val="hybridMultilevel"/>
    <w:tmpl w:val="457AB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DE54679"/>
    <w:multiLevelType w:val="hybridMultilevel"/>
    <w:tmpl w:val="0B26EA5E"/>
    <w:lvl w:ilvl="0" w:tplc="9B1025E8">
      <w:start w:val="1"/>
      <w:numFmt w:val="bullet"/>
      <w:lvlText w:val=""/>
      <w:lvlJc w:val="left"/>
      <w:pPr>
        <w:ind w:left="1080" w:hanging="360"/>
      </w:pPr>
      <w:rPr>
        <w:rFonts w:ascii="Symbol" w:hAnsi="Symbol" w:hint="default"/>
      </w:rPr>
    </w:lvl>
    <w:lvl w:ilvl="1" w:tplc="8C04EFAE">
      <w:start w:val="1"/>
      <w:numFmt w:val="bullet"/>
      <w:lvlText w:val="o"/>
      <w:lvlJc w:val="left"/>
      <w:pPr>
        <w:ind w:left="1800" w:hanging="360"/>
      </w:pPr>
      <w:rPr>
        <w:rFonts w:ascii="Courier New" w:hAnsi="Courier New" w:hint="default"/>
      </w:rPr>
    </w:lvl>
    <w:lvl w:ilvl="2" w:tplc="7A207FB4">
      <w:start w:val="1"/>
      <w:numFmt w:val="bullet"/>
      <w:lvlText w:val=""/>
      <w:lvlJc w:val="left"/>
      <w:pPr>
        <w:ind w:left="2520" w:hanging="360"/>
      </w:pPr>
      <w:rPr>
        <w:rFonts w:ascii="Wingdings" w:hAnsi="Wingdings" w:hint="default"/>
      </w:rPr>
    </w:lvl>
    <w:lvl w:ilvl="3" w:tplc="B2225EC4">
      <w:start w:val="1"/>
      <w:numFmt w:val="bullet"/>
      <w:lvlText w:val=""/>
      <w:lvlJc w:val="left"/>
      <w:pPr>
        <w:ind w:left="3240" w:hanging="360"/>
      </w:pPr>
      <w:rPr>
        <w:rFonts w:ascii="Symbol" w:hAnsi="Symbol" w:hint="default"/>
      </w:rPr>
    </w:lvl>
    <w:lvl w:ilvl="4" w:tplc="F8CA2106">
      <w:start w:val="1"/>
      <w:numFmt w:val="bullet"/>
      <w:lvlText w:val="o"/>
      <w:lvlJc w:val="left"/>
      <w:pPr>
        <w:ind w:left="3960" w:hanging="360"/>
      </w:pPr>
      <w:rPr>
        <w:rFonts w:ascii="Courier New" w:hAnsi="Courier New" w:hint="default"/>
      </w:rPr>
    </w:lvl>
    <w:lvl w:ilvl="5" w:tplc="50924E70">
      <w:start w:val="1"/>
      <w:numFmt w:val="bullet"/>
      <w:lvlText w:val=""/>
      <w:lvlJc w:val="left"/>
      <w:pPr>
        <w:ind w:left="4680" w:hanging="360"/>
      </w:pPr>
      <w:rPr>
        <w:rFonts w:ascii="Wingdings" w:hAnsi="Wingdings" w:hint="default"/>
      </w:rPr>
    </w:lvl>
    <w:lvl w:ilvl="6" w:tplc="70669782">
      <w:start w:val="1"/>
      <w:numFmt w:val="bullet"/>
      <w:lvlText w:val=""/>
      <w:lvlJc w:val="left"/>
      <w:pPr>
        <w:ind w:left="5400" w:hanging="360"/>
      </w:pPr>
      <w:rPr>
        <w:rFonts w:ascii="Symbol" w:hAnsi="Symbol" w:hint="default"/>
      </w:rPr>
    </w:lvl>
    <w:lvl w:ilvl="7" w:tplc="CD60576A">
      <w:start w:val="1"/>
      <w:numFmt w:val="bullet"/>
      <w:lvlText w:val="o"/>
      <w:lvlJc w:val="left"/>
      <w:pPr>
        <w:ind w:left="6120" w:hanging="360"/>
      </w:pPr>
      <w:rPr>
        <w:rFonts w:ascii="Courier New" w:hAnsi="Courier New" w:hint="default"/>
      </w:rPr>
    </w:lvl>
    <w:lvl w:ilvl="8" w:tplc="D35A9D1A">
      <w:start w:val="1"/>
      <w:numFmt w:val="bullet"/>
      <w:lvlText w:val=""/>
      <w:lvlJc w:val="left"/>
      <w:pPr>
        <w:ind w:left="6840" w:hanging="360"/>
      </w:pPr>
      <w:rPr>
        <w:rFonts w:ascii="Wingdings" w:hAnsi="Wingdings" w:hint="default"/>
      </w:rPr>
    </w:lvl>
  </w:abstractNum>
  <w:abstractNum w:abstractNumId="28" w15:restartNumberingAfterBreak="0">
    <w:nsid w:val="41203A87"/>
    <w:multiLevelType w:val="multilevel"/>
    <w:tmpl w:val="1E644C6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41313971"/>
    <w:multiLevelType w:val="hybridMultilevel"/>
    <w:tmpl w:val="D342064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0" w15:restartNumberingAfterBreak="0">
    <w:nsid w:val="431B2331"/>
    <w:multiLevelType w:val="hybridMultilevel"/>
    <w:tmpl w:val="AAC495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AC5063F"/>
    <w:multiLevelType w:val="hybridMultilevel"/>
    <w:tmpl w:val="2A80EDFA"/>
    <w:lvl w:ilvl="0" w:tplc="3724D920">
      <w:start w:val="1"/>
      <w:numFmt w:val="bullet"/>
      <w:lvlText w:val=""/>
      <w:lvlJc w:val="left"/>
      <w:pPr>
        <w:ind w:left="1080" w:hanging="360"/>
      </w:pPr>
      <w:rPr>
        <w:rFonts w:ascii="Symbol" w:hAnsi="Symbol" w:hint="default"/>
      </w:rPr>
    </w:lvl>
    <w:lvl w:ilvl="1" w:tplc="2BC0CC6E">
      <w:start w:val="1"/>
      <w:numFmt w:val="bullet"/>
      <w:lvlText w:val="o"/>
      <w:lvlJc w:val="left"/>
      <w:pPr>
        <w:ind w:left="1800" w:hanging="360"/>
      </w:pPr>
      <w:rPr>
        <w:rFonts w:ascii="Courier New" w:hAnsi="Courier New" w:hint="default"/>
      </w:rPr>
    </w:lvl>
    <w:lvl w:ilvl="2" w:tplc="23AE4E9A">
      <w:start w:val="1"/>
      <w:numFmt w:val="bullet"/>
      <w:lvlText w:val=""/>
      <w:lvlJc w:val="left"/>
      <w:pPr>
        <w:ind w:left="2520" w:hanging="360"/>
      </w:pPr>
      <w:rPr>
        <w:rFonts w:ascii="Wingdings" w:hAnsi="Wingdings" w:hint="default"/>
      </w:rPr>
    </w:lvl>
    <w:lvl w:ilvl="3" w:tplc="DCF415FC">
      <w:start w:val="1"/>
      <w:numFmt w:val="bullet"/>
      <w:lvlText w:val=""/>
      <w:lvlJc w:val="left"/>
      <w:pPr>
        <w:ind w:left="3240" w:hanging="360"/>
      </w:pPr>
      <w:rPr>
        <w:rFonts w:ascii="Symbol" w:hAnsi="Symbol" w:hint="default"/>
      </w:rPr>
    </w:lvl>
    <w:lvl w:ilvl="4" w:tplc="B9023376">
      <w:start w:val="1"/>
      <w:numFmt w:val="bullet"/>
      <w:lvlText w:val="o"/>
      <w:lvlJc w:val="left"/>
      <w:pPr>
        <w:ind w:left="3960" w:hanging="360"/>
      </w:pPr>
      <w:rPr>
        <w:rFonts w:ascii="Courier New" w:hAnsi="Courier New" w:hint="default"/>
      </w:rPr>
    </w:lvl>
    <w:lvl w:ilvl="5" w:tplc="C16A7DB4">
      <w:start w:val="1"/>
      <w:numFmt w:val="bullet"/>
      <w:lvlText w:val=""/>
      <w:lvlJc w:val="left"/>
      <w:pPr>
        <w:ind w:left="4680" w:hanging="360"/>
      </w:pPr>
      <w:rPr>
        <w:rFonts w:ascii="Wingdings" w:hAnsi="Wingdings" w:hint="default"/>
      </w:rPr>
    </w:lvl>
    <w:lvl w:ilvl="6" w:tplc="E78693C4">
      <w:start w:val="1"/>
      <w:numFmt w:val="bullet"/>
      <w:lvlText w:val=""/>
      <w:lvlJc w:val="left"/>
      <w:pPr>
        <w:ind w:left="5400" w:hanging="360"/>
      </w:pPr>
      <w:rPr>
        <w:rFonts w:ascii="Symbol" w:hAnsi="Symbol" w:hint="default"/>
      </w:rPr>
    </w:lvl>
    <w:lvl w:ilvl="7" w:tplc="6254C42E">
      <w:start w:val="1"/>
      <w:numFmt w:val="bullet"/>
      <w:lvlText w:val="o"/>
      <w:lvlJc w:val="left"/>
      <w:pPr>
        <w:ind w:left="6120" w:hanging="360"/>
      </w:pPr>
      <w:rPr>
        <w:rFonts w:ascii="Courier New" w:hAnsi="Courier New" w:hint="default"/>
      </w:rPr>
    </w:lvl>
    <w:lvl w:ilvl="8" w:tplc="AD92437A">
      <w:start w:val="1"/>
      <w:numFmt w:val="bullet"/>
      <w:lvlText w:val=""/>
      <w:lvlJc w:val="left"/>
      <w:pPr>
        <w:ind w:left="6840" w:hanging="360"/>
      </w:pPr>
      <w:rPr>
        <w:rFonts w:ascii="Wingdings" w:hAnsi="Wingdings" w:hint="default"/>
      </w:rPr>
    </w:lvl>
  </w:abstractNum>
  <w:abstractNum w:abstractNumId="32" w15:restartNumberingAfterBreak="0">
    <w:nsid w:val="4CC4318C"/>
    <w:multiLevelType w:val="multilevel"/>
    <w:tmpl w:val="6136AEB2"/>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4D3E63F6"/>
    <w:multiLevelType w:val="hybridMultilevel"/>
    <w:tmpl w:val="6010DE42"/>
    <w:lvl w:ilvl="0" w:tplc="0AD864BE">
      <w:start w:val="1"/>
      <w:numFmt w:val="bullet"/>
      <w:lvlText w:val="·"/>
      <w:lvlJc w:val="left"/>
      <w:pPr>
        <w:ind w:left="720" w:hanging="360"/>
      </w:pPr>
      <w:rPr>
        <w:rFonts w:ascii="Symbol" w:hAnsi="Symbol" w:hint="default"/>
      </w:rPr>
    </w:lvl>
    <w:lvl w:ilvl="1" w:tplc="4A0E4EB6">
      <w:start w:val="1"/>
      <w:numFmt w:val="bullet"/>
      <w:lvlText w:val="o"/>
      <w:lvlJc w:val="left"/>
      <w:pPr>
        <w:ind w:left="1440" w:hanging="360"/>
      </w:pPr>
      <w:rPr>
        <w:rFonts w:ascii="Courier New" w:hAnsi="Courier New" w:hint="default"/>
      </w:rPr>
    </w:lvl>
    <w:lvl w:ilvl="2" w:tplc="330CBB32">
      <w:start w:val="1"/>
      <w:numFmt w:val="bullet"/>
      <w:lvlText w:val=""/>
      <w:lvlJc w:val="left"/>
      <w:pPr>
        <w:ind w:left="2160" w:hanging="360"/>
      </w:pPr>
      <w:rPr>
        <w:rFonts w:ascii="Wingdings" w:hAnsi="Wingdings" w:hint="default"/>
      </w:rPr>
    </w:lvl>
    <w:lvl w:ilvl="3" w:tplc="E702B314">
      <w:start w:val="1"/>
      <w:numFmt w:val="bullet"/>
      <w:lvlText w:val=""/>
      <w:lvlJc w:val="left"/>
      <w:pPr>
        <w:ind w:left="2880" w:hanging="360"/>
      </w:pPr>
      <w:rPr>
        <w:rFonts w:ascii="Symbol" w:hAnsi="Symbol" w:hint="default"/>
      </w:rPr>
    </w:lvl>
    <w:lvl w:ilvl="4" w:tplc="8ECEE73E">
      <w:start w:val="1"/>
      <w:numFmt w:val="bullet"/>
      <w:lvlText w:val="o"/>
      <w:lvlJc w:val="left"/>
      <w:pPr>
        <w:ind w:left="3600" w:hanging="360"/>
      </w:pPr>
      <w:rPr>
        <w:rFonts w:ascii="Courier New" w:hAnsi="Courier New" w:hint="default"/>
      </w:rPr>
    </w:lvl>
    <w:lvl w:ilvl="5" w:tplc="CFA0EBCE">
      <w:start w:val="1"/>
      <w:numFmt w:val="bullet"/>
      <w:lvlText w:val=""/>
      <w:lvlJc w:val="left"/>
      <w:pPr>
        <w:ind w:left="4320" w:hanging="360"/>
      </w:pPr>
      <w:rPr>
        <w:rFonts w:ascii="Wingdings" w:hAnsi="Wingdings" w:hint="default"/>
      </w:rPr>
    </w:lvl>
    <w:lvl w:ilvl="6" w:tplc="D7B60BB0">
      <w:start w:val="1"/>
      <w:numFmt w:val="bullet"/>
      <w:lvlText w:val=""/>
      <w:lvlJc w:val="left"/>
      <w:pPr>
        <w:ind w:left="5040" w:hanging="360"/>
      </w:pPr>
      <w:rPr>
        <w:rFonts w:ascii="Symbol" w:hAnsi="Symbol" w:hint="default"/>
      </w:rPr>
    </w:lvl>
    <w:lvl w:ilvl="7" w:tplc="DC8C85C6">
      <w:start w:val="1"/>
      <w:numFmt w:val="bullet"/>
      <w:lvlText w:val="o"/>
      <w:lvlJc w:val="left"/>
      <w:pPr>
        <w:ind w:left="5760" w:hanging="360"/>
      </w:pPr>
      <w:rPr>
        <w:rFonts w:ascii="Courier New" w:hAnsi="Courier New" w:hint="default"/>
      </w:rPr>
    </w:lvl>
    <w:lvl w:ilvl="8" w:tplc="909C414E">
      <w:start w:val="1"/>
      <w:numFmt w:val="bullet"/>
      <w:lvlText w:val=""/>
      <w:lvlJc w:val="left"/>
      <w:pPr>
        <w:ind w:left="6480" w:hanging="360"/>
      </w:pPr>
      <w:rPr>
        <w:rFonts w:ascii="Wingdings" w:hAnsi="Wingdings" w:hint="default"/>
      </w:rPr>
    </w:lvl>
  </w:abstractNum>
  <w:abstractNum w:abstractNumId="34" w15:restartNumberingAfterBreak="0">
    <w:nsid w:val="4DD23815"/>
    <w:multiLevelType w:val="multilevel"/>
    <w:tmpl w:val="3324406E"/>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5" w15:restartNumberingAfterBreak="0">
    <w:nsid w:val="4E821B8B"/>
    <w:multiLevelType w:val="multilevel"/>
    <w:tmpl w:val="F464220C"/>
    <w:lvl w:ilvl="0">
      <w:start w:val="1"/>
      <w:numFmt w:val="decimal"/>
      <w:pStyle w:val="Heading1"/>
      <w:lvlText w:val="%1"/>
      <w:lvlJc w:val="left"/>
      <w:pPr>
        <w:ind w:left="574" w:hanging="432"/>
      </w:pPr>
      <w:rPr>
        <w:color w:val="F2F2F2" w:themeColor="background1" w:themeShade="F2"/>
      </w:rPr>
    </w:lvl>
    <w:lvl w:ilvl="1">
      <w:start w:val="1"/>
      <w:numFmt w:val="decimal"/>
      <w:pStyle w:val="Heading2"/>
      <w:lvlText w:val="%1.%2"/>
      <w:lvlJc w:val="left"/>
      <w:pPr>
        <w:ind w:left="576" w:hanging="576"/>
      </w:pPr>
      <w:rPr>
        <w:b/>
        <w:bCs w:val="0"/>
      </w:rPr>
    </w:lvl>
    <w:lvl w:ilvl="2">
      <w:start w:val="1"/>
      <w:numFmt w:val="decimal"/>
      <w:pStyle w:val="Heading3"/>
      <w:lvlText w:val="%1.%2.%3"/>
      <w:lvlJc w:val="left"/>
      <w:pPr>
        <w:ind w:left="720" w:hanging="720"/>
      </w:pPr>
      <w:rPr>
        <w:rFonts w:hint="default"/>
        <w:b/>
        <w:bCs w: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6" w15:restartNumberingAfterBreak="0">
    <w:nsid w:val="507B4EE2"/>
    <w:multiLevelType w:val="hybridMultilevel"/>
    <w:tmpl w:val="FB0CA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46A221B"/>
    <w:multiLevelType w:val="hybridMultilevel"/>
    <w:tmpl w:val="2AE4CE8C"/>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38" w15:restartNumberingAfterBreak="0">
    <w:nsid w:val="55B54477"/>
    <w:multiLevelType w:val="hybridMultilevel"/>
    <w:tmpl w:val="AEFEE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693CA91"/>
    <w:multiLevelType w:val="hybridMultilevel"/>
    <w:tmpl w:val="76AC0C24"/>
    <w:lvl w:ilvl="0" w:tplc="16DA2544">
      <w:start w:val="1"/>
      <w:numFmt w:val="bullet"/>
      <w:lvlText w:val=""/>
      <w:lvlJc w:val="left"/>
      <w:pPr>
        <w:ind w:left="1080" w:hanging="360"/>
      </w:pPr>
      <w:rPr>
        <w:rFonts w:ascii="Symbol" w:hAnsi="Symbol" w:hint="default"/>
      </w:rPr>
    </w:lvl>
    <w:lvl w:ilvl="1" w:tplc="FC88984E">
      <w:start w:val="1"/>
      <w:numFmt w:val="bullet"/>
      <w:lvlText w:val="o"/>
      <w:lvlJc w:val="left"/>
      <w:pPr>
        <w:ind w:left="1800" w:hanging="360"/>
      </w:pPr>
      <w:rPr>
        <w:rFonts w:ascii="Courier New" w:hAnsi="Courier New" w:hint="default"/>
      </w:rPr>
    </w:lvl>
    <w:lvl w:ilvl="2" w:tplc="8E2A61C2">
      <w:start w:val="1"/>
      <w:numFmt w:val="bullet"/>
      <w:lvlText w:val=""/>
      <w:lvlJc w:val="left"/>
      <w:pPr>
        <w:ind w:left="2520" w:hanging="360"/>
      </w:pPr>
      <w:rPr>
        <w:rFonts w:ascii="Wingdings" w:hAnsi="Wingdings" w:hint="default"/>
      </w:rPr>
    </w:lvl>
    <w:lvl w:ilvl="3" w:tplc="AA6A1496">
      <w:start w:val="1"/>
      <w:numFmt w:val="bullet"/>
      <w:lvlText w:val=""/>
      <w:lvlJc w:val="left"/>
      <w:pPr>
        <w:ind w:left="3240" w:hanging="360"/>
      </w:pPr>
      <w:rPr>
        <w:rFonts w:ascii="Symbol" w:hAnsi="Symbol" w:hint="default"/>
      </w:rPr>
    </w:lvl>
    <w:lvl w:ilvl="4" w:tplc="4098707C">
      <w:start w:val="1"/>
      <w:numFmt w:val="bullet"/>
      <w:lvlText w:val="o"/>
      <w:lvlJc w:val="left"/>
      <w:pPr>
        <w:ind w:left="3960" w:hanging="360"/>
      </w:pPr>
      <w:rPr>
        <w:rFonts w:ascii="Courier New" w:hAnsi="Courier New" w:hint="default"/>
      </w:rPr>
    </w:lvl>
    <w:lvl w:ilvl="5" w:tplc="9FECBFB8">
      <w:start w:val="1"/>
      <w:numFmt w:val="bullet"/>
      <w:lvlText w:val=""/>
      <w:lvlJc w:val="left"/>
      <w:pPr>
        <w:ind w:left="4680" w:hanging="360"/>
      </w:pPr>
      <w:rPr>
        <w:rFonts w:ascii="Wingdings" w:hAnsi="Wingdings" w:hint="default"/>
      </w:rPr>
    </w:lvl>
    <w:lvl w:ilvl="6" w:tplc="8B56D9EA">
      <w:start w:val="1"/>
      <w:numFmt w:val="bullet"/>
      <w:lvlText w:val=""/>
      <w:lvlJc w:val="left"/>
      <w:pPr>
        <w:ind w:left="5400" w:hanging="360"/>
      </w:pPr>
      <w:rPr>
        <w:rFonts w:ascii="Symbol" w:hAnsi="Symbol" w:hint="default"/>
      </w:rPr>
    </w:lvl>
    <w:lvl w:ilvl="7" w:tplc="A134C806">
      <w:start w:val="1"/>
      <w:numFmt w:val="bullet"/>
      <w:lvlText w:val="o"/>
      <w:lvlJc w:val="left"/>
      <w:pPr>
        <w:ind w:left="6120" w:hanging="360"/>
      </w:pPr>
      <w:rPr>
        <w:rFonts w:ascii="Courier New" w:hAnsi="Courier New" w:hint="default"/>
      </w:rPr>
    </w:lvl>
    <w:lvl w:ilvl="8" w:tplc="42366DF2">
      <w:start w:val="1"/>
      <w:numFmt w:val="bullet"/>
      <w:lvlText w:val=""/>
      <w:lvlJc w:val="left"/>
      <w:pPr>
        <w:ind w:left="6840" w:hanging="360"/>
      </w:pPr>
      <w:rPr>
        <w:rFonts w:ascii="Wingdings" w:hAnsi="Wingdings" w:hint="default"/>
      </w:rPr>
    </w:lvl>
  </w:abstractNum>
  <w:abstractNum w:abstractNumId="40" w15:restartNumberingAfterBreak="0">
    <w:nsid w:val="59751636"/>
    <w:multiLevelType w:val="hybridMultilevel"/>
    <w:tmpl w:val="84B8F186"/>
    <w:lvl w:ilvl="0" w:tplc="04090003">
      <w:start w:val="1"/>
      <w:numFmt w:val="bullet"/>
      <w:lvlText w:val="o"/>
      <w:lvlJc w:val="left"/>
      <w:pPr>
        <w:ind w:left="1350" w:hanging="360"/>
      </w:pPr>
      <w:rPr>
        <w:rFonts w:ascii="Courier New" w:hAnsi="Courier New" w:cs="Courier New"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1" w15:restartNumberingAfterBreak="0">
    <w:nsid w:val="5B5A434D"/>
    <w:multiLevelType w:val="hybridMultilevel"/>
    <w:tmpl w:val="21AE78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5C1139F7"/>
    <w:multiLevelType w:val="multilevel"/>
    <w:tmpl w:val="047C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D6B203"/>
    <w:multiLevelType w:val="hybridMultilevel"/>
    <w:tmpl w:val="ACFEFB3E"/>
    <w:lvl w:ilvl="0" w:tplc="33B402F6">
      <w:start w:val="1"/>
      <w:numFmt w:val="bullet"/>
      <w:lvlText w:val=""/>
      <w:lvlJc w:val="left"/>
      <w:pPr>
        <w:ind w:left="1080" w:hanging="360"/>
      </w:pPr>
      <w:rPr>
        <w:rFonts w:ascii="Symbol" w:hAnsi="Symbol" w:hint="default"/>
      </w:rPr>
    </w:lvl>
    <w:lvl w:ilvl="1" w:tplc="DE0ADDFC">
      <w:start w:val="1"/>
      <w:numFmt w:val="bullet"/>
      <w:lvlText w:val="o"/>
      <w:lvlJc w:val="left"/>
      <w:pPr>
        <w:ind w:left="1800" w:hanging="360"/>
      </w:pPr>
      <w:rPr>
        <w:rFonts w:ascii="Courier New" w:hAnsi="Courier New" w:hint="default"/>
      </w:rPr>
    </w:lvl>
    <w:lvl w:ilvl="2" w:tplc="8D300ED0">
      <w:start w:val="1"/>
      <w:numFmt w:val="bullet"/>
      <w:lvlText w:val=""/>
      <w:lvlJc w:val="left"/>
      <w:pPr>
        <w:ind w:left="2520" w:hanging="360"/>
      </w:pPr>
      <w:rPr>
        <w:rFonts w:ascii="Wingdings" w:hAnsi="Wingdings" w:hint="default"/>
      </w:rPr>
    </w:lvl>
    <w:lvl w:ilvl="3" w:tplc="BD8EA2B6">
      <w:start w:val="1"/>
      <w:numFmt w:val="bullet"/>
      <w:lvlText w:val=""/>
      <w:lvlJc w:val="left"/>
      <w:pPr>
        <w:ind w:left="3240" w:hanging="360"/>
      </w:pPr>
      <w:rPr>
        <w:rFonts w:ascii="Symbol" w:hAnsi="Symbol" w:hint="default"/>
      </w:rPr>
    </w:lvl>
    <w:lvl w:ilvl="4" w:tplc="8B70C9BC">
      <w:start w:val="1"/>
      <w:numFmt w:val="bullet"/>
      <w:lvlText w:val="o"/>
      <w:lvlJc w:val="left"/>
      <w:pPr>
        <w:ind w:left="3960" w:hanging="360"/>
      </w:pPr>
      <w:rPr>
        <w:rFonts w:ascii="Courier New" w:hAnsi="Courier New" w:hint="default"/>
      </w:rPr>
    </w:lvl>
    <w:lvl w:ilvl="5" w:tplc="A4B6767C">
      <w:start w:val="1"/>
      <w:numFmt w:val="bullet"/>
      <w:lvlText w:val=""/>
      <w:lvlJc w:val="left"/>
      <w:pPr>
        <w:ind w:left="4680" w:hanging="360"/>
      </w:pPr>
      <w:rPr>
        <w:rFonts w:ascii="Wingdings" w:hAnsi="Wingdings" w:hint="default"/>
      </w:rPr>
    </w:lvl>
    <w:lvl w:ilvl="6" w:tplc="E8849EF0">
      <w:start w:val="1"/>
      <w:numFmt w:val="bullet"/>
      <w:lvlText w:val=""/>
      <w:lvlJc w:val="left"/>
      <w:pPr>
        <w:ind w:left="5400" w:hanging="360"/>
      </w:pPr>
      <w:rPr>
        <w:rFonts w:ascii="Symbol" w:hAnsi="Symbol" w:hint="default"/>
      </w:rPr>
    </w:lvl>
    <w:lvl w:ilvl="7" w:tplc="DB6C5B44">
      <w:start w:val="1"/>
      <w:numFmt w:val="bullet"/>
      <w:lvlText w:val="o"/>
      <w:lvlJc w:val="left"/>
      <w:pPr>
        <w:ind w:left="6120" w:hanging="360"/>
      </w:pPr>
      <w:rPr>
        <w:rFonts w:ascii="Courier New" w:hAnsi="Courier New" w:hint="default"/>
      </w:rPr>
    </w:lvl>
    <w:lvl w:ilvl="8" w:tplc="AA2ABBF8">
      <w:start w:val="1"/>
      <w:numFmt w:val="bullet"/>
      <w:lvlText w:val=""/>
      <w:lvlJc w:val="left"/>
      <w:pPr>
        <w:ind w:left="6840" w:hanging="360"/>
      </w:pPr>
      <w:rPr>
        <w:rFonts w:ascii="Wingdings" w:hAnsi="Wingdings" w:hint="default"/>
      </w:rPr>
    </w:lvl>
  </w:abstractNum>
  <w:abstractNum w:abstractNumId="44" w15:restartNumberingAfterBreak="0">
    <w:nsid w:val="6147365C"/>
    <w:multiLevelType w:val="hybridMultilevel"/>
    <w:tmpl w:val="2F262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2A931D6"/>
    <w:multiLevelType w:val="multilevel"/>
    <w:tmpl w:val="2F20414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H3Heading"/>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36E3C3B"/>
    <w:multiLevelType w:val="hybridMultilevel"/>
    <w:tmpl w:val="C29C4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4F46EA7"/>
    <w:multiLevelType w:val="hybridMultilevel"/>
    <w:tmpl w:val="7E46EBAA"/>
    <w:lvl w:ilvl="0" w:tplc="82240FFE">
      <w:start w:val="1"/>
      <w:numFmt w:val="bullet"/>
      <w:lvlText w:val=""/>
      <w:lvlJc w:val="left"/>
      <w:pPr>
        <w:ind w:left="1080" w:hanging="360"/>
      </w:pPr>
      <w:rPr>
        <w:rFonts w:ascii="Symbol" w:hAnsi="Symbol" w:hint="default"/>
      </w:rPr>
    </w:lvl>
    <w:lvl w:ilvl="1" w:tplc="C33A38CC">
      <w:start w:val="1"/>
      <w:numFmt w:val="bullet"/>
      <w:lvlText w:val="o"/>
      <w:lvlJc w:val="left"/>
      <w:pPr>
        <w:ind w:left="1800" w:hanging="360"/>
      </w:pPr>
      <w:rPr>
        <w:rFonts w:ascii="Courier New" w:hAnsi="Courier New" w:hint="default"/>
      </w:rPr>
    </w:lvl>
    <w:lvl w:ilvl="2" w:tplc="46825B12">
      <w:start w:val="1"/>
      <w:numFmt w:val="bullet"/>
      <w:lvlText w:val=""/>
      <w:lvlJc w:val="left"/>
      <w:pPr>
        <w:ind w:left="2520" w:hanging="360"/>
      </w:pPr>
      <w:rPr>
        <w:rFonts w:ascii="Wingdings" w:hAnsi="Wingdings" w:hint="default"/>
      </w:rPr>
    </w:lvl>
    <w:lvl w:ilvl="3" w:tplc="5C824FC6">
      <w:start w:val="1"/>
      <w:numFmt w:val="bullet"/>
      <w:lvlText w:val=""/>
      <w:lvlJc w:val="left"/>
      <w:pPr>
        <w:ind w:left="3240" w:hanging="360"/>
      </w:pPr>
      <w:rPr>
        <w:rFonts w:ascii="Symbol" w:hAnsi="Symbol" w:hint="default"/>
      </w:rPr>
    </w:lvl>
    <w:lvl w:ilvl="4" w:tplc="D0ACEDF6">
      <w:start w:val="1"/>
      <w:numFmt w:val="bullet"/>
      <w:lvlText w:val="o"/>
      <w:lvlJc w:val="left"/>
      <w:pPr>
        <w:ind w:left="3960" w:hanging="360"/>
      </w:pPr>
      <w:rPr>
        <w:rFonts w:ascii="Courier New" w:hAnsi="Courier New" w:hint="default"/>
      </w:rPr>
    </w:lvl>
    <w:lvl w:ilvl="5" w:tplc="A34C4E12">
      <w:start w:val="1"/>
      <w:numFmt w:val="bullet"/>
      <w:lvlText w:val=""/>
      <w:lvlJc w:val="left"/>
      <w:pPr>
        <w:ind w:left="4680" w:hanging="360"/>
      </w:pPr>
      <w:rPr>
        <w:rFonts w:ascii="Wingdings" w:hAnsi="Wingdings" w:hint="default"/>
      </w:rPr>
    </w:lvl>
    <w:lvl w:ilvl="6" w:tplc="67443B86">
      <w:start w:val="1"/>
      <w:numFmt w:val="bullet"/>
      <w:lvlText w:val=""/>
      <w:lvlJc w:val="left"/>
      <w:pPr>
        <w:ind w:left="5400" w:hanging="360"/>
      </w:pPr>
      <w:rPr>
        <w:rFonts w:ascii="Symbol" w:hAnsi="Symbol" w:hint="default"/>
      </w:rPr>
    </w:lvl>
    <w:lvl w:ilvl="7" w:tplc="EE409120">
      <w:start w:val="1"/>
      <w:numFmt w:val="bullet"/>
      <w:lvlText w:val="o"/>
      <w:lvlJc w:val="left"/>
      <w:pPr>
        <w:ind w:left="6120" w:hanging="360"/>
      </w:pPr>
      <w:rPr>
        <w:rFonts w:ascii="Courier New" w:hAnsi="Courier New" w:hint="default"/>
      </w:rPr>
    </w:lvl>
    <w:lvl w:ilvl="8" w:tplc="1E40CBF8">
      <w:start w:val="1"/>
      <w:numFmt w:val="bullet"/>
      <w:lvlText w:val=""/>
      <w:lvlJc w:val="left"/>
      <w:pPr>
        <w:ind w:left="6840" w:hanging="360"/>
      </w:pPr>
      <w:rPr>
        <w:rFonts w:ascii="Wingdings" w:hAnsi="Wingdings" w:hint="default"/>
      </w:rPr>
    </w:lvl>
  </w:abstractNum>
  <w:abstractNum w:abstractNumId="48" w15:restartNumberingAfterBreak="0">
    <w:nsid w:val="657A5015"/>
    <w:multiLevelType w:val="hybridMultilevel"/>
    <w:tmpl w:val="86F2651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9" w15:restartNumberingAfterBreak="0">
    <w:nsid w:val="6A3CC561"/>
    <w:multiLevelType w:val="multilevel"/>
    <w:tmpl w:val="483EC47C"/>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6BB13539"/>
    <w:multiLevelType w:val="hybridMultilevel"/>
    <w:tmpl w:val="029A1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D970851"/>
    <w:multiLevelType w:val="hybridMultilevel"/>
    <w:tmpl w:val="850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4CF0999"/>
    <w:multiLevelType w:val="multilevel"/>
    <w:tmpl w:val="B26C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0930EE"/>
    <w:multiLevelType w:val="multilevel"/>
    <w:tmpl w:val="A860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344898"/>
    <w:multiLevelType w:val="hybridMultilevel"/>
    <w:tmpl w:val="5602F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7E90061"/>
    <w:multiLevelType w:val="hybridMultilevel"/>
    <w:tmpl w:val="541E8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8984127"/>
    <w:multiLevelType w:val="multilevel"/>
    <w:tmpl w:val="8736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4E1A2C"/>
    <w:multiLevelType w:val="hybridMultilevel"/>
    <w:tmpl w:val="7ADA7A2A"/>
    <w:lvl w:ilvl="0" w:tplc="04090003">
      <w:start w:val="1"/>
      <w:numFmt w:val="bullet"/>
      <w:lvlText w:val="o"/>
      <w:lvlJc w:val="left"/>
      <w:pPr>
        <w:ind w:left="1350" w:hanging="360"/>
      </w:pPr>
      <w:rPr>
        <w:rFonts w:ascii="Courier New" w:hAnsi="Courier New" w:cs="Courier New"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58" w15:restartNumberingAfterBreak="0">
    <w:nsid w:val="7E914F50"/>
    <w:multiLevelType w:val="hybridMultilevel"/>
    <w:tmpl w:val="0A98B936"/>
    <w:lvl w:ilvl="0" w:tplc="BEFC6DA0">
      <w:start w:val="1"/>
      <w:numFmt w:val="bullet"/>
      <w:lvlText w:val=""/>
      <w:lvlJc w:val="left"/>
      <w:pPr>
        <w:ind w:left="1080" w:hanging="360"/>
      </w:pPr>
      <w:rPr>
        <w:rFonts w:ascii="Symbol" w:hAnsi="Symbol" w:hint="default"/>
      </w:rPr>
    </w:lvl>
    <w:lvl w:ilvl="1" w:tplc="1A9E9478">
      <w:start w:val="1"/>
      <w:numFmt w:val="bullet"/>
      <w:lvlText w:val="o"/>
      <w:lvlJc w:val="left"/>
      <w:pPr>
        <w:ind w:left="1800" w:hanging="360"/>
      </w:pPr>
      <w:rPr>
        <w:rFonts w:ascii="Courier New" w:hAnsi="Courier New" w:hint="default"/>
      </w:rPr>
    </w:lvl>
    <w:lvl w:ilvl="2" w:tplc="31501CE4">
      <w:start w:val="1"/>
      <w:numFmt w:val="bullet"/>
      <w:lvlText w:val=""/>
      <w:lvlJc w:val="left"/>
      <w:pPr>
        <w:ind w:left="2520" w:hanging="360"/>
      </w:pPr>
      <w:rPr>
        <w:rFonts w:ascii="Wingdings" w:hAnsi="Wingdings" w:hint="default"/>
      </w:rPr>
    </w:lvl>
    <w:lvl w:ilvl="3" w:tplc="BE8221CA">
      <w:start w:val="1"/>
      <w:numFmt w:val="bullet"/>
      <w:lvlText w:val=""/>
      <w:lvlJc w:val="left"/>
      <w:pPr>
        <w:ind w:left="3240" w:hanging="360"/>
      </w:pPr>
      <w:rPr>
        <w:rFonts w:ascii="Symbol" w:hAnsi="Symbol" w:hint="default"/>
      </w:rPr>
    </w:lvl>
    <w:lvl w:ilvl="4" w:tplc="A2CE209E">
      <w:start w:val="1"/>
      <w:numFmt w:val="bullet"/>
      <w:lvlText w:val="o"/>
      <w:lvlJc w:val="left"/>
      <w:pPr>
        <w:ind w:left="3960" w:hanging="360"/>
      </w:pPr>
      <w:rPr>
        <w:rFonts w:ascii="Courier New" w:hAnsi="Courier New" w:hint="default"/>
      </w:rPr>
    </w:lvl>
    <w:lvl w:ilvl="5" w:tplc="D2686AEC">
      <w:start w:val="1"/>
      <w:numFmt w:val="bullet"/>
      <w:lvlText w:val=""/>
      <w:lvlJc w:val="left"/>
      <w:pPr>
        <w:ind w:left="4680" w:hanging="360"/>
      </w:pPr>
      <w:rPr>
        <w:rFonts w:ascii="Wingdings" w:hAnsi="Wingdings" w:hint="default"/>
      </w:rPr>
    </w:lvl>
    <w:lvl w:ilvl="6" w:tplc="6DD61E28">
      <w:start w:val="1"/>
      <w:numFmt w:val="bullet"/>
      <w:lvlText w:val=""/>
      <w:lvlJc w:val="left"/>
      <w:pPr>
        <w:ind w:left="5400" w:hanging="360"/>
      </w:pPr>
      <w:rPr>
        <w:rFonts w:ascii="Symbol" w:hAnsi="Symbol" w:hint="default"/>
      </w:rPr>
    </w:lvl>
    <w:lvl w:ilvl="7" w:tplc="3732E792">
      <w:start w:val="1"/>
      <w:numFmt w:val="bullet"/>
      <w:lvlText w:val="o"/>
      <w:lvlJc w:val="left"/>
      <w:pPr>
        <w:ind w:left="6120" w:hanging="360"/>
      </w:pPr>
      <w:rPr>
        <w:rFonts w:ascii="Courier New" w:hAnsi="Courier New" w:hint="default"/>
      </w:rPr>
    </w:lvl>
    <w:lvl w:ilvl="8" w:tplc="7D72EB6C">
      <w:start w:val="1"/>
      <w:numFmt w:val="bullet"/>
      <w:lvlText w:val=""/>
      <w:lvlJc w:val="left"/>
      <w:pPr>
        <w:ind w:left="6840" w:hanging="360"/>
      </w:pPr>
      <w:rPr>
        <w:rFonts w:ascii="Wingdings" w:hAnsi="Wingdings" w:hint="default"/>
      </w:rPr>
    </w:lvl>
  </w:abstractNum>
  <w:num w:numId="1" w16cid:durableId="939490877">
    <w:abstractNumId w:val="47"/>
  </w:num>
  <w:num w:numId="2" w16cid:durableId="36705613">
    <w:abstractNumId w:val="58"/>
  </w:num>
  <w:num w:numId="3" w16cid:durableId="1276212993">
    <w:abstractNumId w:val="20"/>
  </w:num>
  <w:num w:numId="4" w16cid:durableId="1289505021">
    <w:abstractNumId w:val="5"/>
  </w:num>
  <w:num w:numId="5" w16cid:durableId="395468816">
    <w:abstractNumId w:val="31"/>
  </w:num>
  <w:num w:numId="6" w16cid:durableId="1551842327">
    <w:abstractNumId w:val="6"/>
  </w:num>
  <w:num w:numId="7" w16cid:durableId="340863457">
    <w:abstractNumId w:val="19"/>
  </w:num>
  <w:num w:numId="8" w16cid:durableId="1064989009">
    <w:abstractNumId w:val="22"/>
  </w:num>
  <w:num w:numId="9" w16cid:durableId="998077099">
    <w:abstractNumId w:val="43"/>
  </w:num>
  <w:num w:numId="10" w16cid:durableId="1569225689">
    <w:abstractNumId w:val="39"/>
  </w:num>
  <w:num w:numId="11" w16cid:durableId="223565271">
    <w:abstractNumId w:val="27"/>
  </w:num>
  <w:num w:numId="12" w16cid:durableId="873731934">
    <w:abstractNumId w:val="21"/>
  </w:num>
  <w:num w:numId="13" w16cid:durableId="1213073948">
    <w:abstractNumId w:val="12"/>
  </w:num>
  <w:num w:numId="14" w16cid:durableId="1032879223">
    <w:abstractNumId w:val="49"/>
  </w:num>
  <w:num w:numId="15" w16cid:durableId="487939291">
    <w:abstractNumId w:val="33"/>
  </w:num>
  <w:num w:numId="16" w16cid:durableId="218595021">
    <w:abstractNumId w:val="35"/>
  </w:num>
  <w:num w:numId="17" w16cid:durableId="1116607065">
    <w:abstractNumId w:val="16"/>
  </w:num>
  <w:num w:numId="18" w16cid:durableId="1209756629">
    <w:abstractNumId w:val="14"/>
  </w:num>
  <w:num w:numId="19" w16cid:durableId="2134210152">
    <w:abstractNumId w:val="25"/>
  </w:num>
  <w:num w:numId="20" w16cid:durableId="1383484281">
    <w:abstractNumId w:val="24"/>
  </w:num>
  <w:num w:numId="21" w16cid:durableId="464012631">
    <w:abstractNumId w:val="32"/>
  </w:num>
  <w:num w:numId="22" w16cid:durableId="180778728">
    <w:abstractNumId w:val="3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5883242">
    <w:abstractNumId w:val="35"/>
  </w:num>
  <w:num w:numId="24" w16cid:durableId="1387099275">
    <w:abstractNumId w:val="8"/>
  </w:num>
  <w:num w:numId="25" w16cid:durableId="194196492">
    <w:abstractNumId w:val="45"/>
  </w:num>
  <w:num w:numId="26" w16cid:durableId="295768859">
    <w:abstractNumId w:val="28"/>
  </w:num>
  <w:num w:numId="27" w16cid:durableId="1356347843">
    <w:abstractNumId w:val="13"/>
  </w:num>
  <w:num w:numId="28" w16cid:durableId="1833981691">
    <w:abstractNumId w:val="9"/>
  </w:num>
  <w:num w:numId="29" w16cid:durableId="861016591">
    <w:abstractNumId w:val="2"/>
  </w:num>
  <w:num w:numId="30" w16cid:durableId="1314288424">
    <w:abstractNumId w:val="35"/>
  </w:num>
  <w:num w:numId="31" w16cid:durableId="1101923285">
    <w:abstractNumId w:val="35"/>
  </w:num>
  <w:num w:numId="32" w16cid:durableId="278144629">
    <w:abstractNumId w:val="35"/>
  </w:num>
  <w:num w:numId="33" w16cid:durableId="389039947">
    <w:abstractNumId w:val="35"/>
  </w:num>
  <w:num w:numId="34" w16cid:durableId="1441795811">
    <w:abstractNumId w:val="35"/>
  </w:num>
  <w:num w:numId="35" w16cid:durableId="730815125">
    <w:abstractNumId w:val="16"/>
  </w:num>
  <w:num w:numId="36" w16cid:durableId="1647665123">
    <w:abstractNumId w:val="16"/>
  </w:num>
  <w:num w:numId="37" w16cid:durableId="951984404">
    <w:abstractNumId w:val="16"/>
  </w:num>
  <w:num w:numId="38" w16cid:durableId="1951431774">
    <w:abstractNumId w:val="16"/>
  </w:num>
  <w:num w:numId="39" w16cid:durableId="1004170329">
    <w:abstractNumId w:val="16"/>
  </w:num>
  <w:num w:numId="40" w16cid:durableId="900483032">
    <w:abstractNumId w:val="35"/>
  </w:num>
  <w:num w:numId="41" w16cid:durableId="1741322203">
    <w:abstractNumId w:val="35"/>
  </w:num>
  <w:num w:numId="42" w16cid:durableId="874852031">
    <w:abstractNumId w:val="35"/>
  </w:num>
  <w:num w:numId="43" w16cid:durableId="1442140472">
    <w:abstractNumId w:val="16"/>
  </w:num>
  <w:num w:numId="44" w16cid:durableId="1801800775">
    <w:abstractNumId w:val="42"/>
  </w:num>
  <w:num w:numId="45" w16cid:durableId="356582634">
    <w:abstractNumId w:val="52"/>
  </w:num>
  <w:num w:numId="46" w16cid:durableId="1675495000">
    <w:abstractNumId w:val="35"/>
  </w:num>
  <w:num w:numId="47" w16cid:durableId="1881237986">
    <w:abstractNumId w:val="35"/>
  </w:num>
  <w:num w:numId="48" w16cid:durableId="753743523">
    <w:abstractNumId w:val="35"/>
  </w:num>
  <w:num w:numId="49" w16cid:durableId="1203445144">
    <w:abstractNumId w:val="35"/>
  </w:num>
  <w:num w:numId="50" w16cid:durableId="168953687">
    <w:abstractNumId w:val="35"/>
  </w:num>
  <w:num w:numId="51" w16cid:durableId="1857230242">
    <w:abstractNumId w:val="16"/>
  </w:num>
  <w:num w:numId="52" w16cid:durableId="1799296531">
    <w:abstractNumId w:val="16"/>
  </w:num>
  <w:num w:numId="53" w16cid:durableId="1527671065">
    <w:abstractNumId w:val="16"/>
  </w:num>
  <w:num w:numId="54" w16cid:durableId="489711868">
    <w:abstractNumId w:val="35"/>
  </w:num>
  <w:num w:numId="55" w16cid:durableId="305355938">
    <w:abstractNumId w:val="35"/>
  </w:num>
  <w:num w:numId="56" w16cid:durableId="1106074798">
    <w:abstractNumId w:val="35"/>
  </w:num>
  <w:num w:numId="57" w16cid:durableId="174925353">
    <w:abstractNumId w:val="35"/>
  </w:num>
  <w:num w:numId="58" w16cid:durableId="1355814144">
    <w:abstractNumId w:val="45"/>
    <w:lvlOverride w:ilvl="0">
      <w:startOverride w:val="3"/>
    </w:lvlOverride>
    <w:lvlOverride w:ilvl="1">
      <w:startOverride w:val="2"/>
    </w:lvlOverride>
  </w:num>
  <w:num w:numId="59" w16cid:durableId="944995787">
    <w:abstractNumId w:val="45"/>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842353243">
    <w:abstractNumId w:val="35"/>
  </w:num>
  <w:num w:numId="61" w16cid:durableId="45758417">
    <w:abstractNumId w:val="11"/>
  </w:num>
  <w:num w:numId="62" w16cid:durableId="1754858818">
    <w:abstractNumId w:val="41"/>
  </w:num>
  <w:num w:numId="63" w16cid:durableId="260990372">
    <w:abstractNumId w:val="23"/>
  </w:num>
  <w:num w:numId="64" w16cid:durableId="991983347">
    <w:abstractNumId w:val="34"/>
  </w:num>
  <w:num w:numId="65" w16cid:durableId="34743272">
    <w:abstractNumId w:val="0"/>
  </w:num>
  <w:num w:numId="66" w16cid:durableId="1564368646">
    <w:abstractNumId w:val="56"/>
  </w:num>
  <w:num w:numId="67" w16cid:durableId="99842330">
    <w:abstractNumId w:val="35"/>
  </w:num>
  <w:num w:numId="68" w16cid:durableId="2037653574">
    <w:abstractNumId w:val="16"/>
  </w:num>
  <w:num w:numId="69" w16cid:durableId="981351551">
    <w:abstractNumId w:val="35"/>
  </w:num>
  <w:num w:numId="70" w16cid:durableId="83385975">
    <w:abstractNumId w:val="35"/>
  </w:num>
  <w:num w:numId="71" w16cid:durableId="1156990032">
    <w:abstractNumId w:val="16"/>
  </w:num>
  <w:num w:numId="72" w16cid:durableId="88159958">
    <w:abstractNumId w:val="35"/>
  </w:num>
  <w:num w:numId="73" w16cid:durableId="351956496">
    <w:abstractNumId w:val="16"/>
  </w:num>
  <w:num w:numId="74" w16cid:durableId="791903761">
    <w:abstractNumId w:val="35"/>
  </w:num>
  <w:num w:numId="75" w16cid:durableId="223370299">
    <w:abstractNumId w:val="35"/>
  </w:num>
  <w:num w:numId="76" w16cid:durableId="1054230716">
    <w:abstractNumId w:val="16"/>
  </w:num>
  <w:num w:numId="77" w16cid:durableId="840435528">
    <w:abstractNumId w:val="35"/>
  </w:num>
  <w:num w:numId="78" w16cid:durableId="2023897156">
    <w:abstractNumId w:val="48"/>
  </w:num>
  <w:num w:numId="79" w16cid:durableId="1842231578">
    <w:abstractNumId w:val="10"/>
  </w:num>
  <w:num w:numId="80" w16cid:durableId="152456788">
    <w:abstractNumId w:val="29"/>
  </w:num>
  <w:num w:numId="81" w16cid:durableId="1317346145">
    <w:abstractNumId w:val="57"/>
  </w:num>
  <w:num w:numId="82" w16cid:durableId="1461803302">
    <w:abstractNumId w:val="40"/>
  </w:num>
  <w:num w:numId="83" w16cid:durableId="184952523">
    <w:abstractNumId w:val="44"/>
  </w:num>
  <w:num w:numId="84" w16cid:durableId="142889938">
    <w:abstractNumId w:val="38"/>
  </w:num>
  <w:num w:numId="85" w16cid:durableId="1905331466">
    <w:abstractNumId w:val="54"/>
  </w:num>
  <w:num w:numId="86" w16cid:durableId="568539079">
    <w:abstractNumId w:val="4"/>
  </w:num>
  <w:num w:numId="87" w16cid:durableId="1552619407">
    <w:abstractNumId w:val="51"/>
  </w:num>
  <w:num w:numId="88" w16cid:durableId="418260248">
    <w:abstractNumId w:val="36"/>
  </w:num>
  <w:num w:numId="89" w16cid:durableId="626476705">
    <w:abstractNumId w:val="46"/>
  </w:num>
  <w:num w:numId="90" w16cid:durableId="956567009">
    <w:abstractNumId w:val="17"/>
  </w:num>
  <w:num w:numId="91" w16cid:durableId="1945261851">
    <w:abstractNumId w:val="55"/>
  </w:num>
  <w:num w:numId="92" w16cid:durableId="1171218202">
    <w:abstractNumId w:val="35"/>
  </w:num>
  <w:num w:numId="93" w16cid:durableId="1378817517">
    <w:abstractNumId w:val="35"/>
  </w:num>
  <w:num w:numId="94" w16cid:durableId="454983603">
    <w:abstractNumId w:val="35"/>
  </w:num>
  <w:num w:numId="95" w16cid:durableId="563875221">
    <w:abstractNumId w:val="16"/>
  </w:num>
  <w:num w:numId="96" w16cid:durableId="309136102">
    <w:abstractNumId w:val="16"/>
  </w:num>
  <w:num w:numId="97" w16cid:durableId="423771106">
    <w:abstractNumId w:val="16"/>
  </w:num>
  <w:num w:numId="98" w16cid:durableId="1658655999">
    <w:abstractNumId w:val="35"/>
  </w:num>
  <w:num w:numId="99" w16cid:durableId="624120902">
    <w:abstractNumId w:val="35"/>
  </w:num>
  <w:num w:numId="100" w16cid:durableId="1804107146">
    <w:abstractNumId w:val="35"/>
  </w:num>
  <w:num w:numId="101" w16cid:durableId="404843119">
    <w:abstractNumId w:val="16"/>
  </w:num>
  <w:num w:numId="102" w16cid:durableId="1485200485">
    <w:abstractNumId w:val="35"/>
  </w:num>
  <w:num w:numId="103" w16cid:durableId="377633457">
    <w:abstractNumId w:val="35"/>
  </w:num>
  <w:num w:numId="104" w16cid:durableId="1128860350">
    <w:abstractNumId w:val="35"/>
  </w:num>
  <w:num w:numId="105" w16cid:durableId="1542017670">
    <w:abstractNumId w:val="16"/>
  </w:num>
  <w:num w:numId="106" w16cid:durableId="102313320">
    <w:abstractNumId w:val="35"/>
  </w:num>
  <w:num w:numId="107" w16cid:durableId="476260093">
    <w:abstractNumId w:val="35"/>
  </w:num>
  <w:num w:numId="108" w16cid:durableId="718742301">
    <w:abstractNumId w:val="35"/>
  </w:num>
  <w:num w:numId="109" w16cid:durableId="964896153">
    <w:abstractNumId w:val="35"/>
  </w:num>
  <w:num w:numId="110" w16cid:durableId="2041664077">
    <w:abstractNumId w:val="35"/>
  </w:num>
  <w:num w:numId="111" w16cid:durableId="84813501">
    <w:abstractNumId w:val="35"/>
  </w:num>
  <w:num w:numId="112" w16cid:durableId="1923489286">
    <w:abstractNumId w:val="35"/>
  </w:num>
  <w:num w:numId="113" w16cid:durableId="123931524">
    <w:abstractNumId w:val="35"/>
  </w:num>
  <w:num w:numId="114" w16cid:durableId="313875610">
    <w:abstractNumId w:val="35"/>
  </w:num>
  <w:num w:numId="115" w16cid:durableId="724108275">
    <w:abstractNumId w:val="35"/>
  </w:num>
  <w:num w:numId="116" w16cid:durableId="326713976">
    <w:abstractNumId w:val="16"/>
  </w:num>
  <w:num w:numId="117" w16cid:durableId="1834906592">
    <w:abstractNumId w:val="16"/>
  </w:num>
  <w:num w:numId="118" w16cid:durableId="1342852350">
    <w:abstractNumId w:val="35"/>
  </w:num>
  <w:num w:numId="119" w16cid:durableId="247084587">
    <w:abstractNumId w:val="16"/>
  </w:num>
  <w:num w:numId="120" w16cid:durableId="605577888">
    <w:abstractNumId w:val="16"/>
  </w:num>
  <w:num w:numId="121" w16cid:durableId="1540316012">
    <w:abstractNumId w:val="16"/>
  </w:num>
  <w:num w:numId="122" w16cid:durableId="1399019208">
    <w:abstractNumId w:val="16"/>
  </w:num>
  <w:num w:numId="123" w16cid:durableId="248737439">
    <w:abstractNumId w:val="16"/>
  </w:num>
  <w:num w:numId="124" w16cid:durableId="1590431405">
    <w:abstractNumId w:val="16"/>
  </w:num>
  <w:num w:numId="125" w16cid:durableId="301930676">
    <w:abstractNumId w:val="16"/>
  </w:num>
  <w:num w:numId="126" w16cid:durableId="1108351074">
    <w:abstractNumId w:val="35"/>
  </w:num>
  <w:num w:numId="127" w16cid:durableId="480774008">
    <w:abstractNumId w:val="35"/>
  </w:num>
  <w:num w:numId="128" w16cid:durableId="1205026205">
    <w:abstractNumId w:val="53"/>
  </w:num>
  <w:num w:numId="129" w16cid:durableId="651981107">
    <w:abstractNumId w:val="3"/>
  </w:num>
  <w:num w:numId="130" w16cid:durableId="622149898">
    <w:abstractNumId w:val="35"/>
  </w:num>
  <w:num w:numId="131" w16cid:durableId="1892840055">
    <w:abstractNumId w:val="35"/>
  </w:num>
  <w:num w:numId="132" w16cid:durableId="1321420229">
    <w:abstractNumId w:val="35"/>
  </w:num>
  <w:num w:numId="133" w16cid:durableId="44182834">
    <w:abstractNumId w:val="15"/>
  </w:num>
  <w:num w:numId="134" w16cid:durableId="647636100">
    <w:abstractNumId w:val="1"/>
  </w:num>
  <w:num w:numId="135" w16cid:durableId="1002050775">
    <w:abstractNumId w:val="30"/>
  </w:num>
  <w:num w:numId="136" w16cid:durableId="2020696683">
    <w:abstractNumId w:val="3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486749069">
    <w:abstractNumId w:val="35"/>
  </w:num>
  <w:num w:numId="138" w16cid:durableId="1881628756">
    <w:abstractNumId w:val="16"/>
  </w:num>
  <w:num w:numId="139" w16cid:durableId="221866846">
    <w:abstractNumId w:val="16"/>
  </w:num>
  <w:num w:numId="140" w16cid:durableId="1584485439">
    <w:abstractNumId w:val="16"/>
  </w:num>
  <w:num w:numId="141" w16cid:durableId="1759906652">
    <w:abstractNumId w:val="35"/>
  </w:num>
  <w:num w:numId="142" w16cid:durableId="683358822">
    <w:abstractNumId w:val="7"/>
  </w:num>
  <w:num w:numId="143" w16cid:durableId="487941568">
    <w:abstractNumId w:val="26"/>
  </w:num>
  <w:num w:numId="144" w16cid:durableId="494686782">
    <w:abstractNumId w:val="37"/>
  </w:num>
  <w:num w:numId="145" w16cid:durableId="664481895">
    <w:abstractNumId w:val="18"/>
  </w:num>
  <w:num w:numId="146" w16cid:durableId="1927766808">
    <w:abstractNumId w:val="50"/>
  </w:num>
  <w:numIdMacAtCleanup w:val="14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nee McDonough">
    <w15:presenceInfo w15:providerId="AD" w15:userId="S::renee.mcdonough@ministrybrands.com::d3a9231a-7538-476d-941d-ec50350d1c4f"/>
  </w15:person>
  <w15:person w15:author="Feargal Phelan">
    <w15:presenceInfo w15:providerId="AD" w15:userId="S::feargal.phelan@ministrybrands.com::ee2edcb1-21dd-4688-ae9b-012553096d55"/>
  </w15:person>
  <w15:person w15:author="Jo Lopez">
    <w15:presenceInfo w15:providerId="AD" w15:userId="S::jo.lopez@ministrybrands.com::41878082-b7f9-4d56-8b4d-ef8c1f3de7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roncladData" w:val="1|6c653d137b4bf9de4cc086d4aa21dd8e|83052b5796111b7624bde0a7dc884641b2f6087a0db66794056dcc917430e1917283f727e4d1fe65efd11a95ca9f96debb70c0cbb12e1e89dc42f2d2f33782f8bebed30bf7e216d5d9be6d5a0375103e00e06ce5b5db479fd92e5c0df521dc2d813c114cb46dc131dfe963c4e911f4e83977654b5f3040a717404c2329e826c3605c8ffb12c798f88a9e18ed21b9223e36a19d5068f15c531b6be9c13469a283"/>
  </w:docVars>
  <w:rsids>
    <w:rsidRoot w:val="00E92C91"/>
    <w:rsid w:val="00004605"/>
    <w:rsid w:val="00051657"/>
    <w:rsid w:val="00063C28"/>
    <w:rsid w:val="000721B2"/>
    <w:rsid w:val="00076CB7"/>
    <w:rsid w:val="0009299B"/>
    <w:rsid w:val="000B5208"/>
    <w:rsid w:val="000E374B"/>
    <w:rsid w:val="000F6480"/>
    <w:rsid w:val="000F6861"/>
    <w:rsid w:val="00117433"/>
    <w:rsid w:val="00126F19"/>
    <w:rsid w:val="001604A2"/>
    <w:rsid w:val="0016483E"/>
    <w:rsid w:val="00175CE4"/>
    <w:rsid w:val="001D09B6"/>
    <w:rsid w:val="001D228E"/>
    <w:rsid w:val="001E26E0"/>
    <w:rsid w:val="00204D20"/>
    <w:rsid w:val="00206025"/>
    <w:rsid w:val="00235863"/>
    <w:rsid w:val="0024242B"/>
    <w:rsid w:val="00243FD3"/>
    <w:rsid w:val="00244CC9"/>
    <w:rsid w:val="00263D8F"/>
    <w:rsid w:val="0026617D"/>
    <w:rsid w:val="00267930"/>
    <w:rsid w:val="00270C26"/>
    <w:rsid w:val="00281852"/>
    <w:rsid w:val="002B2871"/>
    <w:rsid w:val="0030660F"/>
    <w:rsid w:val="0035725F"/>
    <w:rsid w:val="003845C4"/>
    <w:rsid w:val="0038747A"/>
    <w:rsid w:val="00387650"/>
    <w:rsid w:val="003940CD"/>
    <w:rsid w:val="00394896"/>
    <w:rsid w:val="003B3697"/>
    <w:rsid w:val="003C28B6"/>
    <w:rsid w:val="003E0466"/>
    <w:rsid w:val="004144F6"/>
    <w:rsid w:val="0041716D"/>
    <w:rsid w:val="00425677"/>
    <w:rsid w:val="00435F69"/>
    <w:rsid w:val="0043688E"/>
    <w:rsid w:val="004371C4"/>
    <w:rsid w:val="00471285"/>
    <w:rsid w:val="004C38A8"/>
    <w:rsid w:val="004C3E96"/>
    <w:rsid w:val="005227A9"/>
    <w:rsid w:val="00535DDF"/>
    <w:rsid w:val="005746E3"/>
    <w:rsid w:val="005769A9"/>
    <w:rsid w:val="00585D85"/>
    <w:rsid w:val="005964A8"/>
    <w:rsid w:val="005A7848"/>
    <w:rsid w:val="005B392F"/>
    <w:rsid w:val="005C744F"/>
    <w:rsid w:val="005E53FE"/>
    <w:rsid w:val="005E5F25"/>
    <w:rsid w:val="005F3CDA"/>
    <w:rsid w:val="005F5E80"/>
    <w:rsid w:val="00612F35"/>
    <w:rsid w:val="006447DF"/>
    <w:rsid w:val="00645A2A"/>
    <w:rsid w:val="00672154"/>
    <w:rsid w:val="006C4178"/>
    <w:rsid w:val="006D13B8"/>
    <w:rsid w:val="006D28FB"/>
    <w:rsid w:val="006D3461"/>
    <w:rsid w:val="006E4272"/>
    <w:rsid w:val="006F0BF9"/>
    <w:rsid w:val="006F2ECC"/>
    <w:rsid w:val="006F7AF3"/>
    <w:rsid w:val="00701A0F"/>
    <w:rsid w:val="00712D28"/>
    <w:rsid w:val="00765976"/>
    <w:rsid w:val="0078263A"/>
    <w:rsid w:val="00787E91"/>
    <w:rsid w:val="007A53C9"/>
    <w:rsid w:val="007A59E2"/>
    <w:rsid w:val="007C2A63"/>
    <w:rsid w:val="007D10C8"/>
    <w:rsid w:val="007E55D2"/>
    <w:rsid w:val="007F67EF"/>
    <w:rsid w:val="00833F55"/>
    <w:rsid w:val="00867901"/>
    <w:rsid w:val="00883ED8"/>
    <w:rsid w:val="0089523A"/>
    <w:rsid w:val="008A2039"/>
    <w:rsid w:val="008B4642"/>
    <w:rsid w:val="008D0DAC"/>
    <w:rsid w:val="008D2392"/>
    <w:rsid w:val="008F4E20"/>
    <w:rsid w:val="008F5B21"/>
    <w:rsid w:val="009015FF"/>
    <w:rsid w:val="009060EC"/>
    <w:rsid w:val="00914455"/>
    <w:rsid w:val="0092533B"/>
    <w:rsid w:val="0097093F"/>
    <w:rsid w:val="00982417"/>
    <w:rsid w:val="009C47DF"/>
    <w:rsid w:val="009C5E46"/>
    <w:rsid w:val="009E5E5E"/>
    <w:rsid w:val="00A02767"/>
    <w:rsid w:val="00A04818"/>
    <w:rsid w:val="00A27147"/>
    <w:rsid w:val="00A37BD6"/>
    <w:rsid w:val="00A77584"/>
    <w:rsid w:val="00A80509"/>
    <w:rsid w:val="00AE4BA8"/>
    <w:rsid w:val="00AF1015"/>
    <w:rsid w:val="00AF1993"/>
    <w:rsid w:val="00AF4168"/>
    <w:rsid w:val="00B060B4"/>
    <w:rsid w:val="00B21300"/>
    <w:rsid w:val="00B64B99"/>
    <w:rsid w:val="00B662F1"/>
    <w:rsid w:val="00B7327A"/>
    <w:rsid w:val="00B76534"/>
    <w:rsid w:val="00B85491"/>
    <w:rsid w:val="00B915AF"/>
    <w:rsid w:val="00B94A63"/>
    <w:rsid w:val="00BB751E"/>
    <w:rsid w:val="00BC2780"/>
    <w:rsid w:val="00BD69DE"/>
    <w:rsid w:val="00BE1DAB"/>
    <w:rsid w:val="00BE3354"/>
    <w:rsid w:val="00BE46CC"/>
    <w:rsid w:val="00BE563B"/>
    <w:rsid w:val="00BF70FE"/>
    <w:rsid w:val="00C0068C"/>
    <w:rsid w:val="00C06517"/>
    <w:rsid w:val="00C141FA"/>
    <w:rsid w:val="00C17949"/>
    <w:rsid w:val="00C23474"/>
    <w:rsid w:val="00C27956"/>
    <w:rsid w:val="00C56524"/>
    <w:rsid w:val="00C72E24"/>
    <w:rsid w:val="00C81DFF"/>
    <w:rsid w:val="00C8272D"/>
    <w:rsid w:val="00C82991"/>
    <w:rsid w:val="00C94A0B"/>
    <w:rsid w:val="00CC0497"/>
    <w:rsid w:val="00CC0D26"/>
    <w:rsid w:val="00CC17D1"/>
    <w:rsid w:val="00CC6145"/>
    <w:rsid w:val="00CC71C4"/>
    <w:rsid w:val="00CD5E4C"/>
    <w:rsid w:val="00CF1BD5"/>
    <w:rsid w:val="00CF1FA6"/>
    <w:rsid w:val="00D00D72"/>
    <w:rsid w:val="00D03A16"/>
    <w:rsid w:val="00D15CED"/>
    <w:rsid w:val="00D24244"/>
    <w:rsid w:val="00D57F84"/>
    <w:rsid w:val="00D67B72"/>
    <w:rsid w:val="00D71EA9"/>
    <w:rsid w:val="00D8701E"/>
    <w:rsid w:val="00D93880"/>
    <w:rsid w:val="00D97568"/>
    <w:rsid w:val="00DC2350"/>
    <w:rsid w:val="00DF02C9"/>
    <w:rsid w:val="00E1119C"/>
    <w:rsid w:val="00E128E2"/>
    <w:rsid w:val="00E23671"/>
    <w:rsid w:val="00E50F00"/>
    <w:rsid w:val="00E55CD5"/>
    <w:rsid w:val="00E81487"/>
    <w:rsid w:val="00E90178"/>
    <w:rsid w:val="00E92C91"/>
    <w:rsid w:val="00E972D0"/>
    <w:rsid w:val="00EA067E"/>
    <w:rsid w:val="00EF770E"/>
    <w:rsid w:val="00F051B4"/>
    <w:rsid w:val="00F2513F"/>
    <w:rsid w:val="00F33F49"/>
    <w:rsid w:val="00F46106"/>
    <w:rsid w:val="00F50619"/>
    <w:rsid w:val="00F53577"/>
    <w:rsid w:val="00F826EF"/>
    <w:rsid w:val="00F93ED6"/>
    <w:rsid w:val="00FB35F6"/>
    <w:rsid w:val="00FC0985"/>
    <w:rsid w:val="00FF3648"/>
    <w:rsid w:val="03320498"/>
    <w:rsid w:val="0335CF3B"/>
    <w:rsid w:val="03BB12C7"/>
    <w:rsid w:val="055689D8"/>
    <w:rsid w:val="06300072"/>
    <w:rsid w:val="06BA2B4D"/>
    <w:rsid w:val="09A9F882"/>
    <w:rsid w:val="0ADE5BA2"/>
    <w:rsid w:val="0D3B398C"/>
    <w:rsid w:val="0DB8AAC7"/>
    <w:rsid w:val="0E7D6EC7"/>
    <w:rsid w:val="0FDD634B"/>
    <w:rsid w:val="101BB565"/>
    <w:rsid w:val="10B54F14"/>
    <w:rsid w:val="11ABF795"/>
    <w:rsid w:val="1361F55D"/>
    <w:rsid w:val="1400736C"/>
    <w:rsid w:val="15AE2760"/>
    <w:rsid w:val="176FD923"/>
    <w:rsid w:val="18326C6E"/>
    <w:rsid w:val="18FE6074"/>
    <w:rsid w:val="19B019B4"/>
    <w:rsid w:val="1AE41548"/>
    <w:rsid w:val="1C3CD871"/>
    <w:rsid w:val="1D3567E7"/>
    <w:rsid w:val="20EC32FD"/>
    <w:rsid w:val="250791E9"/>
    <w:rsid w:val="25C09AA5"/>
    <w:rsid w:val="26BB9F6F"/>
    <w:rsid w:val="27090D5C"/>
    <w:rsid w:val="2A76C3D2"/>
    <w:rsid w:val="2B2782B7"/>
    <w:rsid w:val="2DDFFC14"/>
    <w:rsid w:val="2F3720BA"/>
    <w:rsid w:val="2F881D01"/>
    <w:rsid w:val="2FF0CF4F"/>
    <w:rsid w:val="302E0D56"/>
    <w:rsid w:val="302E802B"/>
    <w:rsid w:val="3327F457"/>
    <w:rsid w:val="3590F762"/>
    <w:rsid w:val="364D3B74"/>
    <w:rsid w:val="36654EFA"/>
    <w:rsid w:val="36F510E9"/>
    <w:rsid w:val="3716D59D"/>
    <w:rsid w:val="37DC3BF2"/>
    <w:rsid w:val="37F82A3F"/>
    <w:rsid w:val="3939FFDA"/>
    <w:rsid w:val="39ECB6C8"/>
    <w:rsid w:val="3CCC2484"/>
    <w:rsid w:val="3E31DD7E"/>
    <w:rsid w:val="3E3CBAD6"/>
    <w:rsid w:val="3E6C9289"/>
    <w:rsid w:val="3EB1C494"/>
    <w:rsid w:val="40500114"/>
    <w:rsid w:val="433F9759"/>
    <w:rsid w:val="437C4C0F"/>
    <w:rsid w:val="46584FD9"/>
    <w:rsid w:val="475A4DAD"/>
    <w:rsid w:val="47DBB920"/>
    <w:rsid w:val="4991DB28"/>
    <w:rsid w:val="4A0994C2"/>
    <w:rsid w:val="4A7B08F8"/>
    <w:rsid w:val="4A96636D"/>
    <w:rsid w:val="4BA5C60E"/>
    <w:rsid w:val="4CB5AA09"/>
    <w:rsid w:val="4D24D949"/>
    <w:rsid w:val="4ED2A856"/>
    <w:rsid w:val="52513D52"/>
    <w:rsid w:val="531F6E17"/>
    <w:rsid w:val="5475A0E9"/>
    <w:rsid w:val="54EEF065"/>
    <w:rsid w:val="58E2D171"/>
    <w:rsid w:val="5CDAF1B9"/>
    <w:rsid w:val="5DC61B1E"/>
    <w:rsid w:val="5E581629"/>
    <w:rsid w:val="5FC28E04"/>
    <w:rsid w:val="60AEC3DA"/>
    <w:rsid w:val="61A8AD32"/>
    <w:rsid w:val="64091983"/>
    <w:rsid w:val="645BB074"/>
    <w:rsid w:val="67B94EB1"/>
    <w:rsid w:val="68BD79BC"/>
    <w:rsid w:val="69D8872D"/>
    <w:rsid w:val="6BE8A547"/>
    <w:rsid w:val="6C5A0175"/>
    <w:rsid w:val="6CD8894F"/>
    <w:rsid w:val="6D10B229"/>
    <w:rsid w:val="6D14F663"/>
    <w:rsid w:val="6DF19D53"/>
    <w:rsid w:val="702EB323"/>
    <w:rsid w:val="713D9399"/>
    <w:rsid w:val="71557875"/>
    <w:rsid w:val="72D96377"/>
    <w:rsid w:val="73577841"/>
    <w:rsid w:val="739C9D98"/>
    <w:rsid w:val="73BBB609"/>
    <w:rsid w:val="73D30663"/>
    <w:rsid w:val="759ACE80"/>
    <w:rsid w:val="760E973E"/>
    <w:rsid w:val="778844E6"/>
    <w:rsid w:val="781B1E32"/>
    <w:rsid w:val="781CF589"/>
    <w:rsid w:val="789ABEBB"/>
    <w:rsid w:val="798E6A4F"/>
    <w:rsid w:val="7A962B71"/>
    <w:rsid w:val="7D546E86"/>
    <w:rsid w:val="7E629D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019F8"/>
  <w15:chartTrackingRefBased/>
  <w15:docId w15:val="{B94BC192-04C9-4099-ABB3-58EA35245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0C8"/>
    <w:pPr>
      <w:keepNext/>
      <w:keepLines/>
      <w:numPr>
        <w:numId w:val="16"/>
      </w:numPr>
      <w:spacing w:after="0"/>
      <w:ind w:left="426" w:hanging="426"/>
      <w:outlineLvl w:val="0"/>
    </w:pPr>
    <w:rPr>
      <w:rFonts w:ascii="Arial" w:eastAsiaTheme="majorEastAsia" w:hAnsi="Arial" w:cstheme="majorBidi"/>
      <w:sz w:val="72"/>
      <w:szCs w:val="40"/>
    </w:rPr>
  </w:style>
  <w:style w:type="paragraph" w:styleId="Heading2">
    <w:name w:val="heading 2"/>
    <w:basedOn w:val="Normal"/>
    <w:next w:val="Normal"/>
    <w:link w:val="Heading2Char"/>
    <w:uiPriority w:val="9"/>
    <w:unhideWhenUsed/>
    <w:qFormat/>
    <w:rsid w:val="00C8272D"/>
    <w:pPr>
      <w:keepNext/>
      <w:keepLines/>
      <w:numPr>
        <w:ilvl w:val="1"/>
        <w:numId w:val="16"/>
      </w:numPr>
      <w:spacing w:before="160"/>
      <w:outlineLvl w:val="1"/>
    </w:pPr>
    <w:rPr>
      <w:rFonts w:ascii="Arial" w:eastAsiaTheme="majorEastAsia" w:hAnsi="Arial" w:cstheme="majorBidi"/>
      <w:b/>
      <w:color w:val="000000" w:themeColor="text1"/>
      <w:sz w:val="32"/>
      <w:szCs w:val="32"/>
    </w:rPr>
  </w:style>
  <w:style w:type="paragraph" w:styleId="Heading3">
    <w:name w:val="heading 3"/>
    <w:basedOn w:val="Normal"/>
    <w:next w:val="Normal"/>
    <w:link w:val="Heading3Char"/>
    <w:uiPriority w:val="9"/>
    <w:unhideWhenUsed/>
    <w:qFormat/>
    <w:rsid w:val="00C8272D"/>
    <w:pPr>
      <w:keepNext/>
      <w:keepLines/>
      <w:numPr>
        <w:ilvl w:val="2"/>
        <w:numId w:val="16"/>
      </w:numPr>
      <w:spacing w:before="160"/>
      <w:outlineLvl w:val="2"/>
    </w:pPr>
    <w:rPr>
      <w:rFonts w:ascii="Arial" w:eastAsiaTheme="majorEastAsia" w:hAnsi="Arial" w:cstheme="majorBidi"/>
      <w:b/>
      <w:color w:val="000000" w:themeColor="text1"/>
      <w:sz w:val="28"/>
      <w:szCs w:val="28"/>
    </w:rPr>
  </w:style>
  <w:style w:type="paragraph" w:styleId="Heading4">
    <w:name w:val="heading 4"/>
    <w:basedOn w:val="Normal"/>
    <w:next w:val="Normal"/>
    <w:link w:val="Heading4Char"/>
    <w:uiPriority w:val="9"/>
    <w:unhideWhenUsed/>
    <w:qFormat/>
    <w:rsid w:val="00C8272D"/>
    <w:pPr>
      <w:keepNext/>
      <w:keepLines/>
      <w:numPr>
        <w:ilvl w:val="3"/>
        <w:numId w:val="16"/>
      </w:numPr>
      <w:spacing w:before="80" w:after="80"/>
      <w:outlineLvl w:val="3"/>
    </w:pPr>
    <w:rPr>
      <w:rFonts w:ascii="Arial" w:eastAsiaTheme="majorEastAsia" w:hAnsi="Arial" w:cstheme="majorBidi"/>
      <w:b/>
      <w:iCs/>
    </w:rPr>
  </w:style>
  <w:style w:type="paragraph" w:styleId="Heading5">
    <w:name w:val="heading 5"/>
    <w:basedOn w:val="Normal"/>
    <w:next w:val="Normal"/>
    <w:link w:val="Heading5Char"/>
    <w:uiPriority w:val="9"/>
    <w:semiHidden/>
    <w:unhideWhenUsed/>
    <w:qFormat/>
    <w:rsid w:val="00E92C91"/>
    <w:pPr>
      <w:keepNext/>
      <w:keepLines/>
      <w:numPr>
        <w:ilvl w:val="4"/>
        <w:numId w:val="16"/>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92C91"/>
    <w:pPr>
      <w:keepNext/>
      <w:keepLines/>
      <w:numPr>
        <w:ilvl w:val="5"/>
        <w:numId w:val="1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C91"/>
    <w:pPr>
      <w:keepNext/>
      <w:keepLines/>
      <w:numPr>
        <w:ilvl w:val="6"/>
        <w:numId w:val="1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C91"/>
    <w:pPr>
      <w:keepNext/>
      <w:keepLines/>
      <w:numPr>
        <w:ilvl w:val="7"/>
        <w:numId w:val="1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C91"/>
    <w:pPr>
      <w:keepNext/>
      <w:keepLines/>
      <w:numPr>
        <w:ilvl w:val="8"/>
        <w:numId w:val="1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0C8"/>
    <w:rPr>
      <w:rFonts w:ascii="Arial" w:eastAsiaTheme="majorEastAsia" w:hAnsi="Arial" w:cstheme="majorBidi"/>
      <w:sz w:val="72"/>
      <w:szCs w:val="40"/>
    </w:rPr>
  </w:style>
  <w:style w:type="character" w:customStyle="1" w:styleId="Heading2Char">
    <w:name w:val="Heading 2 Char"/>
    <w:basedOn w:val="DefaultParagraphFont"/>
    <w:link w:val="Heading2"/>
    <w:uiPriority w:val="9"/>
    <w:rsid w:val="00C8272D"/>
    <w:rPr>
      <w:rFonts w:ascii="Arial" w:eastAsiaTheme="majorEastAsia" w:hAnsi="Arial" w:cstheme="majorBidi"/>
      <w:b/>
      <w:color w:val="000000" w:themeColor="text1"/>
      <w:sz w:val="32"/>
      <w:szCs w:val="32"/>
    </w:rPr>
  </w:style>
  <w:style w:type="character" w:customStyle="1" w:styleId="Heading3Char">
    <w:name w:val="Heading 3 Char"/>
    <w:basedOn w:val="DefaultParagraphFont"/>
    <w:link w:val="Heading3"/>
    <w:uiPriority w:val="9"/>
    <w:rsid w:val="00C8272D"/>
    <w:rPr>
      <w:rFonts w:ascii="Arial" w:eastAsiaTheme="majorEastAsia" w:hAnsi="Arial" w:cstheme="majorBidi"/>
      <w:b/>
      <w:color w:val="000000" w:themeColor="text1"/>
      <w:sz w:val="28"/>
      <w:szCs w:val="28"/>
    </w:rPr>
  </w:style>
  <w:style w:type="character" w:customStyle="1" w:styleId="Heading4Char">
    <w:name w:val="Heading 4 Char"/>
    <w:basedOn w:val="DefaultParagraphFont"/>
    <w:link w:val="Heading4"/>
    <w:uiPriority w:val="9"/>
    <w:rsid w:val="00C8272D"/>
    <w:rPr>
      <w:rFonts w:ascii="Arial" w:eastAsiaTheme="majorEastAsia" w:hAnsi="Arial" w:cstheme="majorBidi"/>
      <w:b/>
      <w:iCs/>
    </w:rPr>
  </w:style>
  <w:style w:type="character" w:customStyle="1" w:styleId="Heading5Char">
    <w:name w:val="Heading 5 Char"/>
    <w:basedOn w:val="DefaultParagraphFont"/>
    <w:link w:val="Heading5"/>
    <w:uiPriority w:val="9"/>
    <w:semiHidden/>
    <w:rsid w:val="00E92C9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92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C91"/>
    <w:rPr>
      <w:rFonts w:eastAsiaTheme="majorEastAsia" w:cstheme="majorBidi"/>
      <w:color w:val="272727" w:themeColor="text1" w:themeTint="D8"/>
    </w:rPr>
  </w:style>
  <w:style w:type="paragraph" w:styleId="Title">
    <w:name w:val="Title"/>
    <w:basedOn w:val="Normal"/>
    <w:next w:val="Normal"/>
    <w:link w:val="TitleChar"/>
    <w:uiPriority w:val="10"/>
    <w:qFormat/>
    <w:rsid w:val="00E92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C91"/>
    <w:rPr>
      <w:rFonts w:asciiTheme="majorHAnsi" w:eastAsiaTheme="majorEastAsia" w:hAnsiTheme="majorHAnsi" w:cstheme="majorBidi"/>
      <w:spacing w:val="-10"/>
      <w:kern w:val="28"/>
      <w:sz w:val="56"/>
      <w:szCs w:val="56"/>
    </w:rPr>
  </w:style>
  <w:style w:type="paragraph" w:styleId="Subtitle">
    <w:name w:val="Subtitle"/>
    <w:aliases w:val="H3"/>
    <w:basedOn w:val="Normal"/>
    <w:next w:val="Normal"/>
    <w:link w:val="SubtitleChar"/>
    <w:uiPriority w:val="11"/>
    <w:qFormat/>
    <w:rsid w:val="00E92C91"/>
    <w:pPr>
      <w:numPr>
        <w:ilvl w:val="2"/>
        <w:numId w:val="18"/>
      </w:numPr>
    </w:pPr>
    <w:rPr>
      <w:rFonts w:eastAsiaTheme="majorEastAsia" w:cstheme="majorBidi"/>
      <w:color w:val="595959" w:themeColor="text1" w:themeTint="A6"/>
      <w:spacing w:val="15"/>
      <w:sz w:val="28"/>
      <w:szCs w:val="28"/>
    </w:rPr>
  </w:style>
  <w:style w:type="character" w:customStyle="1" w:styleId="SubtitleChar">
    <w:name w:val="Subtitle Char"/>
    <w:aliases w:val="H3 Char"/>
    <w:basedOn w:val="DefaultParagraphFont"/>
    <w:link w:val="Subtitle"/>
    <w:uiPriority w:val="11"/>
    <w:rsid w:val="00E92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C91"/>
    <w:pPr>
      <w:spacing w:before="160"/>
      <w:jc w:val="center"/>
    </w:pPr>
    <w:rPr>
      <w:i/>
      <w:iCs/>
      <w:color w:val="404040" w:themeColor="text1" w:themeTint="BF"/>
    </w:rPr>
  </w:style>
  <w:style w:type="character" w:customStyle="1" w:styleId="QuoteChar">
    <w:name w:val="Quote Char"/>
    <w:basedOn w:val="DefaultParagraphFont"/>
    <w:link w:val="Quote"/>
    <w:uiPriority w:val="29"/>
    <w:rsid w:val="00E92C91"/>
    <w:rPr>
      <w:i/>
      <w:iCs/>
      <w:color w:val="404040" w:themeColor="text1" w:themeTint="BF"/>
    </w:rPr>
  </w:style>
  <w:style w:type="paragraph" w:styleId="ListParagraph">
    <w:name w:val="List Paragraph"/>
    <w:aliases w:val="Bullet 1,Use Case List Paragraph,Heading2,YC Bulet,List Paragraph11,lp1,List Paragraph1,List Paragraph Char Char,b1,Colorful List - Accent 11,Number_1,new,SGLText List Paragraph,Normal Sentence,b1 + Justified,ListPar1,List Paragraph2,Ref"/>
    <w:basedOn w:val="Normal"/>
    <w:link w:val="ListParagraphChar"/>
    <w:uiPriority w:val="34"/>
    <w:qFormat/>
    <w:rsid w:val="00E92C91"/>
    <w:pPr>
      <w:ind w:left="720"/>
      <w:contextualSpacing/>
    </w:pPr>
  </w:style>
  <w:style w:type="character" w:styleId="IntenseEmphasis">
    <w:name w:val="Intense Emphasis"/>
    <w:basedOn w:val="DefaultParagraphFont"/>
    <w:uiPriority w:val="21"/>
    <w:qFormat/>
    <w:rsid w:val="00E92C91"/>
    <w:rPr>
      <w:i/>
      <w:iCs/>
      <w:color w:val="2E74B5" w:themeColor="accent1" w:themeShade="BF"/>
    </w:rPr>
  </w:style>
  <w:style w:type="paragraph" w:styleId="IntenseQuote">
    <w:name w:val="Intense Quote"/>
    <w:basedOn w:val="Normal"/>
    <w:next w:val="Normal"/>
    <w:link w:val="IntenseQuoteChar"/>
    <w:uiPriority w:val="30"/>
    <w:qFormat/>
    <w:rsid w:val="00E92C9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92C91"/>
    <w:rPr>
      <w:i/>
      <w:iCs/>
      <w:color w:val="2E74B5" w:themeColor="accent1" w:themeShade="BF"/>
    </w:rPr>
  </w:style>
  <w:style w:type="character" w:styleId="IntenseReference">
    <w:name w:val="Intense Reference"/>
    <w:basedOn w:val="DefaultParagraphFont"/>
    <w:uiPriority w:val="32"/>
    <w:qFormat/>
    <w:rsid w:val="00E92C91"/>
    <w:rPr>
      <w:b/>
      <w:bCs/>
      <w:smallCaps/>
      <w:color w:val="2E74B5" w:themeColor="accent1" w:themeShade="BF"/>
      <w:spacing w:val="5"/>
    </w:rPr>
  </w:style>
  <w:style w:type="paragraph" w:styleId="Header">
    <w:name w:val="header"/>
    <w:basedOn w:val="Normal"/>
    <w:link w:val="HeaderChar"/>
    <w:uiPriority w:val="99"/>
    <w:unhideWhenUsed/>
    <w:rsid w:val="00EA06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067E"/>
  </w:style>
  <w:style w:type="paragraph" w:styleId="Footer">
    <w:name w:val="footer"/>
    <w:basedOn w:val="Normal"/>
    <w:link w:val="FooterChar"/>
    <w:uiPriority w:val="99"/>
    <w:unhideWhenUsed/>
    <w:rsid w:val="00EA06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067E"/>
  </w:style>
  <w:style w:type="paragraph" w:styleId="TOCHeading">
    <w:name w:val="TOC Heading"/>
    <w:basedOn w:val="Heading1"/>
    <w:next w:val="Normal"/>
    <w:uiPriority w:val="39"/>
    <w:unhideWhenUsed/>
    <w:qFormat/>
    <w:rsid w:val="00712D28"/>
    <w:pPr>
      <w:spacing w:before="240"/>
      <w:outlineLvl w:val="9"/>
    </w:pPr>
    <w:rPr>
      <w:rFonts w:asciiTheme="majorHAnsi" w:hAnsiTheme="majorHAnsi"/>
      <w:color w:val="2E74B5" w:themeColor="accent1" w:themeShade="BF"/>
      <w:kern w:val="0"/>
      <w:sz w:val="32"/>
      <w:szCs w:val="32"/>
      <w:lang w:val="en-US"/>
      <w14:ligatures w14:val="none"/>
    </w:rPr>
  </w:style>
  <w:style w:type="paragraph" w:styleId="TOC1">
    <w:name w:val="toc 1"/>
    <w:basedOn w:val="Normal"/>
    <w:next w:val="Normal"/>
    <w:autoRedefine/>
    <w:uiPriority w:val="39"/>
    <w:unhideWhenUsed/>
    <w:rsid w:val="00712D28"/>
    <w:pPr>
      <w:spacing w:after="100"/>
    </w:pPr>
  </w:style>
  <w:style w:type="character" w:styleId="Hyperlink">
    <w:name w:val="Hyperlink"/>
    <w:basedOn w:val="DefaultParagraphFont"/>
    <w:uiPriority w:val="99"/>
    <w:unhideWhenUsed/>
    <w:rsid w:val="00712D28"/>
    <w:rPr>
      <w:color w:val="0563C1" w:themeColor="hyperlink"/>
      <w:u w:val="single"/>
    </w:rPr>
  </w:style>
  <w:style w:type="paragraph" w:styleId="TOC2">
    <w:name w:val="toc 2"/>
    <w:basedOn w:val="Normal"/>
    <w:next w:val="Normal"/>
    <w:autoRedefine/>
    <w:uiPriority w:val="39"/>
    <w:unhideWhenUsed/>
    <w:rsid w:val="00712D28"/>
    <w:pPr>
      <w:spacing w:after="100"/>
      <w:ind w:left="220"/>
    </w:pPr>
    <w:rPr>
      <w:rFonts w:eastAsiaTheme="minorEastAsia" w:cs="Times New Roman"/>
      <w:kern w:val="0"/>
      <w:lang w:val="en-US"/>
      <w14:ligatures w14:val="none"/>
    </w:rPr>
  </w:style>
  <w:style w:type="paragraph" w:styleId="TOC3">
    <w:name w:val="toc 3"/>
    <w:basedOn w:val="Normal"/>
    <w:next w:val="Normal"/>
    <w:autoRedefine/>
    <w:uiPriority w:val="39"/>
    <w:unhideWhenUsed/>
    <w:rsid w:val="00712D28"/>
    <w:pPr>
      <w:spacing w:after="100"/>
      <w:ind w:left="440"/>
    </w:pPr>
    <w:rPr>
      <w:rFonts w:eastAsiaTheme="minorEastAsia" w:cs="Times New Roman"/>
      <w:kern w:val="0"/>
      <w:lang w:val="en-US"/>
      <w14:ligatures w14:val="none"/>
    </w:rPr>
  </w:style>
  <w:style w:type="paragraph" w:customStyle="1" w:styleId="BodyText-Heading2">
    <w:name w:val="BodyText - Heading2"/>
    <w:basedOn w:val="Normal"/>
    <w:qFormat/>
    <w:rsid w:val="00883ED8"/>
    <w:pPr>
      <w:spacing w:before="20" w:after="20" w:line="360" w:lineRule="auto"/>
      <w:ind w:left="567"/>
    </w:pPr>
    <w:rPr>
      <w:rFonts w:ascii="Arial" w:hAnsi="Arial" w:cs="Arial"/>
    </w:rPr>
  </w:style>
  <w:style w:type="paragraph" w:customStyle="1" w:styleId="BodyText-Heading3">
    <w:name w:val="BodyText - Heading3"/>
    <w:basedOn w:val="Normal"/>
    <w:qFormat/>
    <w:rsid w:val="00883ED8"/>
    <w:pPr>
      <w:spacing w:before="20" w:after="20" w:line="360" w:lineRule="auto"/>
      <w:ind w:left="709"/>
    </w:pPr>
  </w:style>
  <w:style w:type="paragraph" w:customStyle="1" w:styleId="BodyText-Heading4">
    <w:name w:val="BodyText - Heading4"/>
    <w:basedOn w:val="Normal"/>
    <w:qFormat/>
    <w:rsid w:val="000E374B"/>
    <w:pPr>
      <w:spacing w:before="20" w:after="20" w:line="360" w:lineRule="auto"/>
      <w:ind w:left="851"/>
    </w:pPr>
    <w:rPr>
      <w:rFonts w:ascii="Arial" w:hAnsi="Arial"/>
    </w:rPr>
  </w:style>
  <w:style w:type="paragraph" w:customStyle="1" w:styleId="Heading23-List1">
    <w:name w:val="Heading2&amp;3 - List1"/>
    <w:basedOn w:val="BodyText-Heading2"/>
    <w:qFormat/>
    <w:rsid w:val="00C8272D"/>
    <w:pPr>
      <w:numPr>
        <w:numId w:val="17"/>
      </w:numPr>
    </w:pPr>
  </w:style>
  <w:style w:type="paragraph" w:customStyle="1" w:styleId="Heading23-List2">
    <w:name w:val="Heading2&amp;3 - List2"/>
    <w:basedOn w:val="Heading23-List1"/>
    <w:qFormat/>
    <w:rsid w:val="00C8272D"/>
    <w:pPr>
      <w:numPr>
        <w:ilvl w:val="1"/>
      </w:numPr>
    </w:pPr>
  </w:style>
  <w:style w:type="paragraph" w:customStyle="1" w:styleId="Heading23-List3">
    <w:name w:val="Heading2&amp;3 - List3"/>
    <w:basedOn w:val="Heading23-List2"/>
    <w:qFormat/>
    <w:rsid w:val="003845C4"/>
    <w:pPr>
      <w:numPr>
        <w:ilvl w:val="2"/>
      </w:numPr>
      <w:ind w:left="2127" w:hanging="425"/>
    </w:pPr>
  </w:style>
  <w:style w:type="paragraph" w:customStyle="1" w:styleId="Heading23-List4">
    <w:name w:val="Heading2&amp;3 - List4"/>
    <w:basedOn w:val="Heading23-List3"/>
    <w:qFormat/>
    <w:rsid w:val="003845C4"/>
    <w:pPr>
      <w:numPr>
        <w:ilvl w:val="3"/>
      </w:numPr>
      <w:ind w:left="2552" w:hanging="425"/>
    </w:pPr>
  </w:style>
  <w:style w:type="paragraph" w:customStyle="1" w:styleId="Heading4-List1">
    <w:name w:val="Heading4 - List1"/>
    <w:basedOn w:val="Heading23-List1"/>
    <w:qFormat/>
    <w:rsid w:val="00C8272D"/>
    <w:pPr>
      <w:ind w:left="1560"/>
    </w:pPr>
  </w:style>
  <w:style w:type="paragraph" w:customStyle="1" w:styleId="Heading4-List2">
    <w:name w:val="Heading4 - List2"/>
    <w:basedOn w:val="Heading23-List2"/>
    <w:qFormat/>
    <w:rsid w:val="00C8272D"/>
    <w:pPr>
      <w:ind w:left="1985"/>
    </w:pPr>
  </w:style>
  <w:style w:type="paragraph" w:customStyle="1" w:styleId="Heading4-List3">
    <w:name w:val="Heading4 - List3"/>
    <w:basedOn w:val="Heading23-List3"/>
    <w:qFormat/>
    <w:rsid w:val="00C8272D"/>
    <w:pPr>
      <w:ind w:left="2410"/>
    </w:pPr>
  </w:style>
  <w:style w:type="paragraph" w:customStyle="1" w:styleId="Heading4-List4">
    <w:name w:val="Heading4 - List4"/>
    <w:basedOn w:val="Heading23-List4"/>
    <w:qFormat/>
    <w:rsid w:val="00C8272D"/>
    <w:pPr>
      <w:ind w:left="2835"/>
    </w:pPr>
  </w:style>
  <w:style w:type="paragraph" w:customStyle="1" w:styleId="Picture">
    <w:name w:val="Picture"/>
    <w:basedOn w:val="Normal"/>
    <w:qFormat/>
    <w:rsid w:val="00E55CD5"/>
    <w:pPr>
      <w:spacing w:before="240" w:after="240"/>
      <w:jc w:val="center"/>
    </w:pPr>
    <w:rPr>
      <w:noProof/>
    </w:rPr>
  </w:style>
  <w:style w:type="paragraph" w:customStyle="1" w:styleId="H1">
    <w:name w:val="H1"/>
    <w:basedOn w:val="Heading1"/>
    <w:qFormat/>
    <w:rsid w:val="000721B2"/>
    <w:pPr>
      <w:numPr>
        <w:numId w:val="0"/>
      </w:numPr>
      <w:spacing w:line="240" w:lineRule="auto"/>
      <w:ind w:left="432" w:hanging="432"/>
    </w:pPr>
    <w:rPr>
      <w:rFonts w:cs="Arial"/>
      <w:noProof/>
      <w:color w:val="000000" w:themeColor="text1"/>
      <w:kern w:val="0"/>
      <w:szCs w:val="44"/>
      <w:lang w:val="en-US"/>
      <w14:ligatures w14:val="none"/>
    </w:rPr>
  </w:style>
  <w:style w:type="paragraph" w:customStyle="1" w:styleId="H2">
    <w:name w:val="H2"/>
    <w:basedOn w:val="Heading2"/>
    <w:link w:val="H2Char"/>
    <w:qFormat/>
    <w:rsid w:val="000721B2"/>
    <w:pPr>
      <w:numPr>
        <w:ilvl w:val="0"/>
        <w:numId w:val="0"/>
      </w:numPr>
      <w:spacing w:before="60" w:after="60" w:line="240" w:lineRule="auto"/>
      <w:ind w:left="576" w:hanging="576"/>
    </w:pPr>
    <w:rPr>
      <w:rFonts w:cs="Arial"/>
      <w:kern w:val="0"/>
      <w:sz w:val="28"/>
      <w:szCs w:val="26"/>
      <w14:ligatures w14:val="none"/>
    </w:rPr>
  </w:style>
  <w:style w:type="character" w:customStyle="1" w:styleId="H2Char">
    <w:name w:val="H2 Char"/>
    <w:basedOn w:val="Heading2Char"/>
    <w:link w:val="H2"/>
    <w:qFormat/>
    <w:rsid w:val="000721B2"/>
    <w:rPr>
      <w:rFonts w:ascii="Arial" w:eastAsiaTheme="majorEastAsia" w:hAnsi="Arial" w:cs="Arial"/>
      <w:b/>
      <w:color w:val="000000" w:themeColor="text1"/>
      <w:kern w:val="0"/>
      <w:sz w:val="28"/>
      <w:szCs w:val="26"/>
      <w14:ligatures w14:val="none"/>
    </w:rPr>
  </w:style>
  <w:style w:type="paragraph" w:customStyle="1" w:styleId="H31LB">
    <w:name w:val="H3_1LB"/>
    <w:basedOn w:val="Normal"/>
    <w:link w:val="H31LBChar"/>
    <w:qFormat/>
    <w:rsid w:val="000721B2"/>
    <w:pPr>
      <w:numPr>
        <w:numId w:val="24"/>
      </w:numPr>
      <w:spacing w:before="60" w:after="60" w:line="240" w:lineRule="auto"/>
    </w:pPr>
    <w:rPr>
      <w:rFonts w:ascii="Arial" w:hAnsi="Arial" w:cstheme="minorHAnsi"/>
      <w:kern w:val="0"/>
      <w14:ligatures w14:val="none"/>
    </w:rPr>
  </w:style>
  <w:style w:type="character" w:customStyle="1" w:styleId="H31LBChar">
    <w:name w:val="H3_1LB Char"/>
    <w:basedOn w:val="DefaultParagraphFont"/>
    <w:link w:val="H31LB"/>
    <w:rsid w:val="000721B2"/>
    <w:rPr>
      <w:rFonts w:ascii="Arial" w:hAnsi="Arial" w:cstheme="minorHAnsi"/>
      <w:kern w:val="0"/>
      <w14:ligatures w14:val="none"/>
    </w:rPr>
  </w:style>
  <w:style w:type="paragraph" w:customStyle="1" w:styleId="Bodytext">
    <w:name w:val="Body_text"/>
    <w:basedOn w:val="Normal"/>
    <w:rsid w:val="000721B2"/>
    <w:pPr>
      <w:spacing w:before="120" w:after="120" w:line="300" w:lineRule="atLeast"/>
      <w:jc w:val="both"/>
    </w:pPr>
    <w:rPr>
      <w:rFonts w:ascii="Times New Roman" w:eastAsia="Times New Roman" w:hAnsi="Times New Roman" w:cs="Times New Roman"/>
      <w:kern w:val="0"/>
      <w:sz w:val="20"/>
      <w:szCs w:val="20"/>
      <w:lang w:val="en-US"/>
      <w14:ligatures w14:val="none"/>
    </w:rPr>
  </w:style>
  <w:style w:type="paragraph" w:customStyle="1" w:styleId="H2Running">
    <w:name w:val="H2 Running"/>
    <w:basedOn w:val="Normal"/>
    <w:link w:val="H2RunningChar"/>
    <w:rsid w:val="000721B2"/>
    <w:pPr>
      <w:spacing w:before="60" w:after="60" w:line="240" w:lineRule="auto"/>
      <w:ind w:left="900"/>
      <w:jc w:val="both"/>
    </w:pPr>
    <w:rPr>
      <w:rFonts w:ascii="Arial" w:hAnsi="Arial" w:cstheme="minorHAnsi"/>
      <w:kern w:val="0"/>
      <w14:ligatures w14:val="none"/>
    </w:rPr>
  </w:style>
  <w:style w:type="character" w:customStyle="1" w:styleId="H2RunningChar">
    <w:name w:val="H2 Running Char"/>
    <w:basedOn w:val="DefaultParagraphFont"/>
    <w:link w:val="H2Running"/>
    <w:rsid w:val="000721B2"/>
    <w:rPr>
      <w:rFonts w:ascii="Arial" w:hAnsi="Arial" w:cstheme="minorHAnsi"/>
      <w:kern w:val="0"/>
      <w14:ligatures w14:val="none"/>
    </w:rPr>
  </w:style>
  <w:style w:type="paragraph" w:customStyle="1" w:styleId="H1Running">
    <w:name w:val="H1 Running"/>
    <w:basedOn w:val="Normal"/>
    <w:link w:val="H1RunningChar"/>
    <w:qFormat/>
    <w:rsid w:val="000721B2"/>
    <w:pPr>
      <w:spacing w:before="60" w:after="60" w:line="240" w:lineRule="auto"/>
    </w:pPr>
    <w:rPr>
      <w:rFonts w:ascii="Arial" w:hAnsi="Arial"/>
      <w:kern w:val="0"/>
      <w:lang w:val="en-US"/>
      <w14:ligatures w14:val="none"/>
    </w:rPr>
  </w:style>
  <w:style w:type="character" w:customStyle="1" w:styleId="H1RunningChar">
    <w:name w:val="H1 Running Char"/>
    <w:basedOn w:val="DefaultParagraphFont"/>
    <w:link w:val="H1Running"/>
    <w:rsid w:val="000721B2"/>
    <w:rPr>
      <w:rFonts w:ascii="Arial" w:hAnsi="Arial"/>
      <w:kern w:val="0"/>
      <w:lang w:val="en-US"/>
      <w14:ligatures w14:val="none"/>
    </w:rPr>
  </w:style>
  <w:style w:type="paragraph" w:customStyle="1" w:styleId="H3Heading">
    <w:name w:val="H3 Heading"/>
    <w:basedOn w:val="H2"/>
    <w:link w:val="H3HeadingChar"/>
    <w:qFormat/>
    <w:rsid w:val="000721B2"/>
    <w:pPr>
      <w:numPr>
        <w:ilvl w:val="2"/>
        <w:numId w:val="25"/>
      </w:numPr>
      <w:tabs>
        <w:tab w:val="left" w:pos="630"/>
        <w:tab w:val="left" w:pos="990"/>
        <w:tab w:val="left" w:pos="1080"/>
      </w:tabs>
    </w:pPr>
  </w:style>
  <w:style w:type="character" w:customStyle="1" w:styleId="H3HeadingChar">
    <w:name w:val="H3 Heading Char"/>
    <w:basedOn w:val="H2Char"/>
    <w:link w:val="H3Heading"/>
    <w:rsid w:val="000721B2"/>
    <w:rPr>
      <w:rFonts w:ascii="Arial" w:eastAsiaTheme="majorEastAsia" w:hAnsi="Arial" w:cs="Arial"/>
      <w:b/>
      <w:color w:val="000000" w:themeColor="text1"/>
      <w:kern w:val="0"/>
      <w:sz w:val="28"/>
      <w:szCs w:val="26"/>
      <w14:ligatures w14:val="none"/>
    </w:rPr>
  </w:style>
  <w:style w:type="character" w:customStyle="1" w:styleId="ListParagraphChar">
    <w:name w:val="List Paragraph Char"/>
    <w:aliases w:val="Bullet 1 Char,Use Case List Paragraph Char,Heading2 Char,YC Bulet Char,List Paragraph11 Char,lp1 Char,List Paragraph1 Char,List Paragraph Char Char Char,b1 Char,Colorful List - Accent 11 Char,Number_1 Char,new Char,ListPar1 Char"/>
    <w:basedOn w:val="DefaultParagraphFont"/>
    <w:link w:val="ListParagraph"/>
    <w:uiPriority w:val="1"/>
    <w:qFormat/>
    <w:rsid w:val="00F33F49"/>
  </w:style>
  <w:style w:type="table" w:customStyle="1" w:styleId="Style1">
    <w:name w:val="Style1"/>
    <w:basedOn w:val="TableNormal"/>
    <w:uiPriority w:val="99"/>
    <w:rsid w:val="00F33F49"/>
    <w:pPr>
      <w:spacing w:after="0" w:line="240" w:lineRule="auto"/>
    </w:pPr>
    <w:rPr>
      <w:rFonts w:ascii="Arial" w:hAnsi="Arial"/>
      <w:kern w:val="0"/>
      <w:sz w:val="20"/>
      <w14:ligatures w14:val="none"/>
    </w:rPr>
    <w:tblPr/>
    <w:tcPr>
      <w:shd w:val="clear" w:color="auto" w:fill="FFFFFF" w:themeFill="background1"/>
      <w:vAlign w:val="center"/>
    </w:tcPr>
    <w:tblStylePr w:type="firstRow">
      <w:pPr>
        <w:jc w:val="center"/>
      </w:pPr>
      <w:rPr>
        <w:rFonts w:ascii="Arial" w:hAnsi="Arial"/>
        <w:b/>
        <w:color w:val="FFFFFF" w:themeColor="background1"/>
        <w:sz w:val="20"/>
      </w:rPr>
      <w:tblPr/>
      <w:tcPr>
        <w:shd w:val="clear" w:color="auto" w:fill="262626" w:themeFill="text1" w:themeFillTint="D9"/>
      </w:tcPr>
    </w:tblStylePr>
    <w:tblStylePr w:type="lastRow">
      <w:pPr>
        <w:jc w:val="center"/>
      </w:pPr>
      <w:rPr>
        <w:rFonts w:ascii="Arial" w:hAnsi="Arial"/>
      </w:rPr>
    </w:tblStylePr>
    <w:tblStylePr w:type="firstCol">
      <w:pPr>
        <w:jc w:val="left"/>
      </w:pPr>
    </w:tblStylePr>
  </w:style>
  <w:style w:type="character" w:styleId="Strong">
    <w:name w:val="Strong"/>
    <w:basedOn w:val="DefaultParagraphFont"/>
    <w:uiPriority w:val="22"/>
    <w:qFormat/>
    <w:rsid w:val="00F33F49"/>
    <w:rPr>
      <w:rFonts w:ascii="Aptos" w:hAnsi="Aptos"/>
      <w:b/>
      <w:bCs/>
      <w:color w:val="262626" w:themeColor="text1" w:themeTint="D9"/>
      <w:sz w:val="28"/>
    </w:rPr>
  </w:style>
  <w:style w:type="paragraph" w:customStyle="1" w:styleId="H1L1B">
    <w:name w:val="H1_L1B"/>
    <w:basedOn w:val="Normal"/>
    <w:link w:val="H1L1BChar"/>
    <w:qFormat/>
    <w:rsid w:val="003B3697"/>
    <w:pPr>
      <w:numPr>
        <w:numId w:val="79"/>
      </w:numPr>
      <w:spacing w:before="60" w:after="60" w:line="240" w:lineRule="auto"/>
    </w:pPr>
    <w:rPr>
      <w:rFonts w:ascii="Arial" w:hAnsi="Arial" w:cs="Arial"/>
      <w:color w:val="000000" w:themeColor="text1"/>
      <w:kern w:val="0"/>
      <w:lang w:val="en-US"/>
      <w14:ligatures w14:val="none"/>
    </w:rPr>
  </w:style>
  <w:style w:type="character" w:customStyle="1" w:styleId="H1L1BChar">
    <w:name w:val="H1_L1B Char"/>
    <w:basedOn w:val="DefaultParagraphFont"/>
    <w:link w:val="H1L1B"/>
    <w:rsid w:val="003B3697"/>
    <w:rPr>
      <w:rFonts w:ascii="Arial" w:hAnsi="Arial" w:cs="Arial"/>
      <w:color w:val="000000" w:themeColor="text1"/>
      <w:kern w:val="0"/>
      <w:lang w:val="en-US"/>
      <w14:ligatures w14:val="none"/>
    </w:rPr>
  </w:style>
  <w:style w:type="paragraph" w:styleId="NoSpacing">
    <w:name w:val="No Spacing"/>
    <w:aliases w:val="Table 1st level bullets"/>
    <w:uiPriority w:val="1"/>
    <w:rsid w:val="008F4E20"/>
    <w:pPr>
      <w:numPr>
        <w:numId w:val="133"/>
      </w:numPr>
      <w:spacing w:after="0" w:line="240" w:lineRule="auto"/>
      <w:ind w:left="283" w:hanging="283"/>
      <w:contextualSpacing/>
    </w:pPr>
    <w:rPr>
      <w:rFonts w:ascii="Arial" w:eastAsiaTheme="minorEastAsia" w:hAnsi="Arial" w:cs="Calibri (Body)"/>
      <w:color w:val="000000" w:themeColor="text1"/>
      <w:kern w:val="0"/>
      <w:sz w:val="20"/>
      <w:lang w:val="en-US" w:eastAsia="zh-CN"/>
      <w14:ligatures w14:val="none"/>
    </w:rPr>
  </w:style>
  <w:style w:type="table" w:customStyle="1" w:styleId="ValueLabsTable1">
    <w:name w:val="ValueLabs_Table1"/>
    <w:basedOn w:val="TableNormal"/>
    <w:next w:val="TableGrid"/>
    <w:uiPriority w:val="59"/>
    <w:rsid w:val="008F4E20"/>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DADADA"/>
      </w:tcPr>
    </w:tblStylePr>
  </w:style>
  <w:style w:type="table" w:styleId="TableGrid">
    <w:name w:val="Table Grid"/>
    <w:basedOn w:val="TableNormal"/>
    <w:uiPriority w:val="39"/>
    <w:rsid w:val="008F4E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77584"/>
    <w:rPr>
      <w:sz w:val="16"/>
      <w:szCs w:val="16"/>
    </w:rPr>
  </w:style>
  <w:style w:type="paragraph" w:styleId="CommentText">
    <w:name w:val="annotation text"/>
    <w:basedOn w:val="Normal"/>
    <w:link w:val="CommentTextChar"/>
    <w:uiPriority w:val="99"/>
    <w:unhideWhenUsed/>
    <w:rsid w:val="00A77584"/>
    <w:pPr>
      <w:spacing w:line="240" w:lineRule="auto"/>
    </w:pPr>
    <w:rPr>
      <w:sz w:val="20"/>
      <w:szCs w:val="20"/>
    </w:rPr>
  </w:style>
  <w:style w:type="character" w:customStyle="1" w:styleId="CommentTextChar">
    <w:name w:val="Comment Text Char"/>
    <w:basedOn w:val="DefaultParagraphFont"/>
    <w:link w:val="CommentText"/>
    <w:uiPriority w:val="99"/>
    <w:rsid w:val="00A77584"/>
    <w:rPr>
      <w:sz w:val="20"/>
      <w:szCs w:val="20"/>
    </w:rPr>
  </w:style>
  <w:style w:type="paragraph" w:styleId="CommentSubject">
    <w:name w:val="annotation subject"/>
    <w:basedOn w:val="CommentText"/>
    <w:next w:val="CommentText"/>
    <w:link w:val="CommentSubjectChar"/>
    <w:uiPriority w:val="99"/>
    <w:semiHidden/>
    <w:unhideWhenUsed/>
    <w:rsid w:val="00A77584"/>
    <w:rPr>
      <w:b/>
      <w:bCs/>
    </w:rPr>
  </w:style>
  <w:style w:type="character" w:customStyle="1" w:styleId="CommentSubjectChar">
    <w:name w:val="Comment Subject Char"/>
    <w:basedOn w:val="CommentTextChar"/>
    <w:link w:val="CommentSubject"/>
    <w:uiPriority w:val="99"/>
    <w:semiHidden/>
    <w:rsid w:val="00A77584"/>
    <w:rPr>
      <w:b/>
      <w:bCs/>
      <w:sz w:val="20"/>
      <w:szCs w:val="20"/>
    </w:rPr>
  </w:style>
  <w:style w:type="paragraph" w:styleId="Revision">
    <w:name w:val="Revision"/>
    <w:hidden/>
    <w:uiPriority w:val="99"/>
    <w:semiHidden/>
    <w:rsid w:val="00A7758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16/09/relationships/commentsIds" Target="commentsIds.xml"/><Relationship Id="rId26" Type="http://schemas.openxmlformats.org/officeDocument/2006/relationships/image" Target="media/image9.emf"/><Relationship Id="rId3" Type="http://schemas.openxmlformats.org/officeDocument/2006/relationships/customXml" Target="../customXml/item3.xml"/><Relationship Id="rId21" Type="http://schemas.openxmlformats.org/officeDocument/2006/relationships/hyperlink" Target="file:///C:/Users/kranthi.koninti/Downloads/Modernized%20Dashboards%20%26%20Receipt%20Upload%20Analysis.html" TargetMode="External"/><Relationship Id="rId7" Type="http://schemas.openxmlformats.org/officeDocument/2006/relationships/settings" Target="settings.xml"/><Relationship Id="rId12" Type="http://schemas.openxmlformats.org/officeDocument/2006/relationships/image" Target="media/image2.png"/><Relationship Id="rId17" Type="http://schemas.microsoft.com/office/2011/relationships/commentsExtended" Target="commentsExtended.xml"/><Relationship Id="rId25" Type="http://schemas.openxmlformats.org/officeDocument/2006/relationships/hyperlink" Target="file:///C:/Users/kranthi.koninti/Downloads/Modernized%20Dashboards%20%26%20Receipt%20Upload%20Analysis.html" TargetMode="Externa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7.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file:///C:/Users/kranthi.koninti/Downloads/Modernized%20Dashboards%20%26%20Receipt%20Upload%20Analysis.html" TargetMode="External"/><Relationship Id="rId28" Type="http://schemas.openxmlformats.org/officeDocument/2006/relationships/fontTable" Target="fontTable.xml"/><Relationship Id="rId10" Type="http://schemas.openxmlformats.org/officeDocument/2006/relationships/endnotes" Target="end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file:///C:/Users/kranthi.koninti/Downloads/Modernized%20Dashboards%20%26%20Receipt%20Upload%20Analysis.html" TargetMode="External"/><Relationship Id="rId27" Type="http://schemas.openxmlformats.org/officeDocument/2006/relationships/oleObject" Target="embeddings/oleObject1.bin"/><Relationship Id="rId30" Type="http://schemas.openxmlformats.org/officeDocument/2006/relationships/theme" Target="theme/theme1.xml"/></Relationships>
</file>

<file path=word/_rels/footer1.xml.rels><?xml version="1.0" encoding="UTF-8"?><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2bc770-7bfe-4742-b14d-de02dde4f91a}">
  <we:reference id="wa200008184" version="1.0.1" store="en-US" storeType="OMEX"/>
  <we:alternateReferences>
    <we:reference id="wa200008184" version="1.0.1" store="wa200008184" storeType="OMEX"/>
  </we:alternateReferences>
  <we:properties>
    <we:property name="ironcladData" value="&quot;eJxNzssKgkAYhuF7+dcFjudxWZssCiSQMFrMyRB1ZhhPiHjvmW5cvw983wS9ME2hJESA4ABcsa4Wsm0gek/QtISVS9FG8Y61f3YApmpN5BjzJfi2bwvkkhAFmCNGEGWC2jhY2KBMmVdq2BwOXUY96luM05x62HUwt5C1W1zdUJnqcaxVJn2lw77g6Su+7FC6nV0tPiXe7Yqfd0mSc/a1xOjoDubP/ANCgERE&quot;"/>
  </we:properties>
  <we:bindings/>
  <we:snapshot xmlns:r="http://schemas.openxmlformats.org/officeDocument/2006/relationships"/>
</we:webextension>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1DE3D20DBA5C4AAD1D9FAA87B915C7" ma:contentTypeVersion="20" ma:contentTypeDescription="Create a new document." ma:contentTypeScope="" ma:versionID="db34ab44aef7b1e8905f7a5713ef5a37">
  <xsd:schema xmlns:xsd="http://www.w3.org/2001/XMLSchema" xmlns:xs="http://www.w3.org/2001/XMLSchema" xmlns:p="http://schemas.microsoft.com/office/2006/metadata/properties" xmlns:ns1="http://schemas.microsoft.com/sharepoint/v3" xmlns:ns2="7e92e3d7-8165-4def-a43e-8f64902e0526" xmlns:ns3="351af5bb-96cd-4a97-9745-b1355acf2abf" targetNamespace="http://schemas.microsoft.com/office/2006/metadata/properties" ma:root="true" ma:fieldsID="eb51eac02bed96bdadc75fe50df0385e" ns1:_="" ns2:_="" ns3:_="">
    <xsd:import namespace="http://schemas.microsoft.com/sharepoint/v3"/>
    <xsd:import namespace="7e92e3d7-8165-4def-a43e-8f64902e0526"/>
    <xsd:import namespace="351af5bb-96cd-4a97-9745-b1355acf2ab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3:SharedWithUsers" minOccurs="0"/>
                <xsd:element ref="ns3:SharedWithDetails" minOccurs="0"/>
                <xsd:element ref="ns1:_ip_UnifiedCompliancePolicyProperties" minOccurs="0"/>
                <xsd:element ref="ns1:_ip_UnifiedCompliancePolicyUIAction"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92e3d7-8165-4def-a43e-8f64902e05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6643a33-ee64-430d-ba98-d41335996e0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_Flow_SignoffStatus" ma:index="26" nillable="true" ma:displayName="Sign-off status" ma:internalName="Sign_x002d_off_x0020_status">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1af5bb-96cd-4a97-9745-b1355acf2abf"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0607fcf9-1a18-446e-b33e-f172a4b3b776}" ma:internalName="TaxCatchAll" ma:showField="CatchAllData" ma:web="351af5bb-96cd-4a97-9745-b1355acf2abf">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351af5bb-96cd-4a97-9745-b1355acf2abf" xsi:nil="true"/>
    <lcf76f155ced4ddcb4097134ff3c332f xmlns="7e92e3d7-8165-4def-a43e-8f64902e0526">
      <Terms xmlns="http://schemas.microsoft.com/office/infopath/2007/PartnerControls"/>
    </lcf76f155ced4ddcb4097134ff3c332f>
    <_ip_UnifiedCompliancePolicyProperties xmlns="http://schemas.microsoft.com/sharepoint/v3" xsi:nil="true"/>
    <_Flow_SignoffStatus xmlns="7e92e3d7-8165-4def-a43e-8f64902e052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EFD5F6-2061-4CA8-9015-0C6C04CB3E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e92e3d7-8165-4def-a43e-8f64902e0526"/>
    <ds:schemaRef ds:uri="351af5bb-96cd-4a97-9745-b1355acf2a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98F075-8E77-40F3-86AE-53C24EFB453A}">
  <ds:schemaRefs>
    <ds:schemaRef ds:uri="http://schemas.openxmlformats.org/officeDocument/2006/bibliography"/>
  </ds:schemaRefs>
</ds:datastoreItem>
</file>

<file path=customXml/itemProps3.xml><?xml version="1.0" encoding="utf-8"?>
<ds:datastoreItem xmlns:ds="http://schemas.openxmlformats.org/officeDocument/2006/customXml" ds:itemID="{AF549F9A-4A62-4728-82F9-2B3AF2E9CA28}">
  <ds:schemaRefs>
    <ds:schemaRef ds:uri="http://schemas.microsoft.com/office/2006/metadata/properties"/>
    <ds:schemaRef ds:uri="http://schemas.microsoft.com/office/infopath/2007/PartnerControls"/>
    <ds:schemaRef ds:uri="http://schemas.microsoft.com/sharepoint/v3"/>
    <ds:schemaRef ds:uri="351af5bb-96cd-4a97-9745-b1355acf2abf"/>
    <ds:schemaRef ds:uri="7e92e3d7-8165-4def-a43e-8f64902e0526"/>
  </ds:schemaRefs>
</ds:datastoreItem>
</file>

<file path=customXml/itemProps4.xml><?xml version="1.0" encoding="utf-8"?>
<ds:datastoreItem xmlns:ds="http://schemas.openxmlformats.org/officeDocument/2006/customXml" ds:itemID="{E1FF3E5A-F558-4839-80CF-B02A05A0AD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27</Pages>
  <Words>6023</Words>
  <Characters>35478</Characters>
  <Application>Microsoft Office Word</Application>
  <DocSecurity>0</DocSecurity>
  <Lines>1144</Lines>
  <Paragraphs>494</Paragraphs>
  <ScaleCrop>false</ScaleCrop>
  <Company>HP Inc.</Company>
  <LinksUpToDate>false</LinksUpToDate>
  <CharactersWithSpaces>41007</CharactersWithSpaces>
  <SharedDoc>false</SharedDoc>
  <HLinks>
    <vt:vector size="306" baseType="variant">
      <vt:variant>
        <vt:i4>4456528</vt:i4>
      </vt:variant>
      <vt:variant>
        <vt:i4>288</vt:i4>
      </vt:variant>
      <vt:variant>
        <vt:i4>0</vt:i4>
      </vt:variant>
      <vt:variant>
        <vt:i4>5</vt:i4>
      </vt:variant>
      <vt:variant>
        <vt:lpwstr>C:\Users\kranthi.koninti\Downloads\Modernized Dashboards &amp; Receipt Upload Analysis.html</vt:lpwstr>
      </vt:variant>
      <vt:variant>
        <vt:lpwstr>achievement-targets</vt:lpwstr>
      </vt:variant>
      <vt:variant>
        <vt:i4>7995499</vt:i4>
      </vt:variant>
      <vt:variant>
        <vt:i4>285</vt:i4>
      </vt:variant>
      <vt:variant>
        <vt:i4>0</vt:i4>
      </vt:variant>
      <vt:variant>
        <vt:i4>5</vt:i4>
      </vt:variant>
      <vt:variant>
        <vt:lpwstr>C:\Users\kranthi.koninti\Downloads\Modernized Dashboards &amp; Receipt Upload Analysis.html</vt:lpwstr>
      </vt:variant>
      <vt:variant>
        <vt:lpwstr>phase-2-dashboard-success-metrics</vt:lpwstr>
      </vt:variant>
      <vt:variant>
        <vt:i4>3080250</vt:i4>
      </vt:variant>
      <vt:variant>
        <vt:i4>282</vt:i4>
      </vt:variant>
      <vt:variant>
        <vt:i4>0</vt:i4>
      </vt:variant>
      <vt:variant>
        <vt:i4>5</vt:i4>
      </vt:variant>
      <vt:variant>
        <vt:lpwstr>C:\Users\kranthi.koninti\Downloads\Modernized Dashboards &amp; Receipt Upload Analysis.html</vt:lpwstr>
      </vt:variant>
      <vt:variant>
        <vt:lpwstr>91-combined-integration-benefits</vt:lpwstr>
      </vt:variant>
      <vt:variant>
        <vt:i4>4259926</vt:i4>
      </vt:variant>
      <vt:variant>
        <vt:i4>279</vt:i4>
      </vt:variant>
      <vt:variant>
        <vt:i4>0</vt:i4>
      </vt:variant>
      <vt:variant>
        <vt:i4>5</vt:i4>
      </vt:variant>
      <vt:variant>
        <vt:lpwstr>C:\Users\kranthi.koninti\Downloads\Modernized Dashboards &amp; Receipt Upload Analysis.html</vt:lpwstr>
      </vt:variant>
      <vt:variant>
        <vt:lpwstr>9-governance-collaboration</vt:lpwstr>
      </vt:variant>
      <vt:variant>
        <vt:i4>4587584</vt:i4>
      </vt:variant>
      <vt:variant>
        <vt:i4>276</vt:i4>
      </vt:variant>
      <vt:variant>
        <vt:i4>0</vt:i4>
      </vt:variant>
      <vt:variant>
        <vt:i4>5</vt:i4>
      </vt:variant>
      <vt:variant>
        <vt:lpwstr>C:\Users\kranthi.koninti\Downloads\Modernized Dashboards &amp; Receipt Upload Analysis.html</vt:lpwstr>
      </vt:variant>
      <vt:variant>
        <vt:lpwstr>71-phase-2-technology-additions</vt:lpwstr>
      </vt:variant>
      <vt:variant>
        <vt:i4>6160451</vt:i4>
      </vt:variant>
      <vt:variant>
        <vt:i4>273</vt:i4>
      </vt:variant>
      <vt:variant>
        <vt:i4>0</vt:i4>
      </vt:variant>
      <vt:variant>
        <vt:i4>5</vt:i4>
      </vt:variant>
      <vt:variant>
        <vt:lpwstr>C:\Users\kranthi.koninti\Downloads\Modernized Dashboards &amp; Receipt Upload Analysis.html</vt:lpwstr>
      </vt:variant>
      <vt:variant>
        <vt:lpwstr>21-must-have-features-core-delivery</vt:lpwstr>
      </vt:variant>
      <vt:variant>
        <vt:i4>1441843</vt:i4>
      </vt:variant>
      <vt:variant>
        <vt:i4>266</vt:i4>
      </vt:variant>
      <vt:variant>
        <vt:i4>0</vt:i4>
      </vt:variant>
      <vt:variant>
        <vt:i4>5</vt:i4>
      </vt:variant>
      <vt:variant>
        <vt:lpwstr/>
      </vt:variant>
      <vt:variant>
        <vt:lpwstr>_Toc220686939</vt:lpwstr>
      </vt:variant>
      <vt:variant>
        <vt:i4>1441843</vt:i4>
      </vt:variant>
      <vt:variant>
        <vt:i4>260</vt:i4>
      </vt:variant>
      <vt:variant>
        <vt:i4>0</vt:i4>
      </vt:variant>
      <vt:variant>
        <vt:i4>5</vt:i4>
      </vt:variant>
      <vt:variant>
        <vt:lpwstr/>
      </vt:variant>
      <vt:variant>
        <vt:lpwstr>_Toc220686938</vt:lpwstr>
      </vt:variant>
      <vt:variant>
        <vt:i4>1441843</vt:i4>
      </vt:variant>
      <vt:variant>
        <vt:i4>254</vt:i4>
      </vt:variant>
      <vt:variant>
        <vt:i4>0</vt:i4>
      </vt:variant>
      <vt:variant>
        <vt:i4>5</vt:i4>
      </vt:variant>
      <vt:variant>
        <vt:lpwstr/>
      </vt:variant>
      <vt:variant>
        <vt:lpwstr>_Toc220686937</vt:lpwstr>
      </vt:variant>
      <vt:variant>
        <vt:i4>1441843</vt:i4>
      </vt:variant>
      <vt:variant>
        <vt:i4>248</vt:i4>
      </vt:variant>
      <vt:variant>
        <vt:i4>0</vt:i4>
      </vt:variant>
      <vt:variant>
        <vt:i4>5</vt:i4>
      </vt:variant>
      <vt:variant>
        <vt:lpwstr/>
      </vt:variant>
      <vt:variant>
        <vt:lpwstr>_Toc220686936</vt:lpwstr>
      </vt:variant>
      <vt:variant>
        <vt:i4>1441843</vt:i4>
      </vt:variant>
      <vt:variant>
        <vt:i4>242</vt:i4>
      </vt:variant>
      <vt:variant>
        <vt:i4>0</vt:i4>
      </vt:variant>
      <vt:variant>
        <vt:i4>5</vt:i4>
      </vt:variant>
      <vt:variant>
        <vt:lpwstr/>
      </vt:variant>
      <vt:variant>
        <vt:lpwstr>_Toc220686935</vt:lpwstr>
      </vt:variant>
      <vt:variant>
        <vt:i4>1441843</vt:i4>
      </vt:variant>
      <vt:variant>
        <vt:i4>236</vt:i4>
      </vt:variant>
      <vt:variant>
        <vt:i4>0</vt:i4>
      </vt:variant>
      <vt:variant>
        <vt:i4>5</vt:i4>
      </vt:variant>
      <vt:variant>
        <vt:lpwstr/>
      </vt:variant>
      <vt:variant>
        <vt:lpwstr>_Toc220686934</vt:lpwstr>
      </vt:variant>
      <vt:variant>
        <vt:i4>1441843</vt:i4>
      </vt:variant>
      <vt:variant>
        <vt:i4>230</vt:i4>
      </vt:variant>
      <vt:variant>
        <vt:i4>0</vt:i4>
      </vt:variant>
      <vt:variant>
        <vt:i4>5</vt:i4>
      </vt:variant>
      <vt:variant>
        <vt:lpwstr/>
      </vt:variant>
      <vt:variant>
        <vt:lpwstr>_Toc220686933</vt:lpwstr>
      </vt:variant>
      <vt:variant>
        <vt:i4>1441843</vt:i4>
      </vt:variant>
      <vt:variant>
        <vt:i4>224</vt:i4>
      </vt:variant>
      <vt:variant>
        <vt:i4>0</vt:i4>
      </vt:variant>
      <vt:variant>
        <vt:i4>5</vt:i4>
      </vt:variant>
      <vt:variant>
        <vt:lpwstr/>
      </vt:variant>
      <vt:variant>
        <vt:lpwstr>_Toc220686932</vt:lpwstr>
      </vt:variant>
      <vt:variant>
        <vt:i4>1441843</vt:i4>
      </vt:variant>
      <vt:variant>
        <vt:i4>218</vt:i4>
      </vt:variant>
      <vt:variant>
        <vt:i4>0</vt:i4>
      </vt:variant>
      <vt:variant>
        <vt:i4>5</vt:i4>
      </vt:variant>
      <vt:variant>
        <vt:lpwstr/>
      </vt:variant>
      <vt:variant>
        <vt:lpwstr>_Toc220686931</vt:lpwstr>
      </vt:variant>
      <vt:variant>
        <vt:i4>1441843</vt:i4>
      </vt:variant>
      <vt:variant>
        <vt:i4>212</vt:i4>
      </vt:variant>
      <vt:variant>
        <vt:i4>0</vt:i4>
      </vt:variant>
      <vt:variant>
        <vt:i4>5</vt:i4>
      </vt:variant>
      <vt:variant>
        <vt:lpwstr/>
      </vt:variant>
      <vt:variant>
        <vt:lpwstr>_Toc220686930</vt:lpwstr>
      </vt:variant>
      <vt:variant>
        <vt:i4>1507379</vt:i4>
      </vt:variant>
      <vt:variant>
        <vt:i4>206</vt:i4>
      </vt:variant>
      <vt:variant>
        <vt:i4>0</vt:i4>
      </vt:variant>
      <vt:variant>
        <vt:i4>5</vt:i4>
      </vt:variant>
      <vt:variant>
        <vt:lpwstr/>
      </vt:variant>
      <vt:variant>
        <vt:lpwstr>_Toc220686929</vt:lpwstr>
      </vt:variant>
      <vt:variant>
        <vt:i4>1507379</vt:i4>
      </vt:variant>
      <vt:variant>
        <vt:i4>200</vt:i4>
      </vt:variant>
      <vt:variant>
        <vt:i4>0</vt:i4>
      </vt:variant>
      <vt:variant>
        <vt:i4>5</vt:i4>
      </vt:variant>
      <vt:variant>
        <vt:lpwstr/>
      </vt:variant>
      <vt:variant>
        <vt:lpwstr>_Toc220686928</vt:lpwstr>
      </vt:variant>
      <vt:variant>
        <vt:i4>1507379</vt:i4>
      </vt:variant>
      <vt:variant>
        <vt:i4>194</vt:i4>
      </vt:variant>
      <vt:variant>
        <vt:i4>0</vt:i4>
      </vt:variant>
      <vt:variant>
        <vt:i4>5</vt:i4>
      </vt:variant>
      <vt:variant>
        <vt:lpwstr/>
      </vt:variant>
      <vt:variant>
        <vt:lpwstr>_Toc220686927</vt:lpwstr>
      </vt:variant>
      <vt:variant>
        <vt:i4>1507379</vt:i4>
      </vt:variant>
      <vt:variant>
        <vt:i4>188</vt:i4>
      </vt:variant>
      <vt:variant>
        <vt:i4>0</vt:i4>
      </vt:variant>
      <vt:variant>
        <vt:i4>5</vt:i4>
      </vt:variant>
      <vt:variant>
        <vt:lpwstr/>
      </vt:variant>
      <vt:variant>
        <vt:lpwstr>_Toc220686926</vt:lpwstr>
      </vt:variant>
      <vt:variant>
        <vt:i4>1507379</vt:i4>
      </vt:variant>
      <vt:variant>
        <vt:i4>182</vt:i4>
      </vt:variant>
      <vt:variant>
        <vt:i4>0</vt:i4>
      </vt:variant>
      <vt:variant>
        <vt:i4>5</vt:i4>
      </vt:variant>
      <vt:variant>
        <vt:lpwstr/>
      </vt:variant>
      <vt:variant>
        <vt:lpwstr>_Toc220686925</vt:lpwstr>
      </vt:variant>
      <vt:variant>
        <vt:i4>1507379</vt:i4>
      </vt:variant>
      <vt:variant>
        <vt:i4>176</vt:i4>
      </vt:variant>
      <vt:variant>
        <vt:i4>0</vt:i4>
      </vt:variant>
      <vt:variant>
        <vt:i4>5</vt:i4>
      </vt:variant>
      <vt:variant>
        <vt:lpwstr/>
      </vt:variant>
      <vt:variant>
        <vt:lpwstr>_Toc220686924</vt:lpwstr>
      </vt:variant>
      <vt:variant>
        <vt:i4>1507379</vt:i4>
      </vt:variant>
      <vt:variant>
        <vt:i4>170</vt:i4>
      </vt:variant>
      <vt:variant>
        <vt:i4>0</vt:i4>
      </vt:variant>
      <vt:variant>
        <vt:i4>5</vt:i4>
      </vt:variant>
      <vt:variant>
        <vt:lpwstr/>
      </vt:variant>
      <vt:variant>
        <vt:lpwstr>_Toc220686923</vt:lpwstr>
      </vt:variant>
      <vt:variant>
        <vt:i4>1507379</vt:i4>
      </vt:variant>
      <vt:variant>
        <vt:i4>164</vt:i4>
      </vt:variant>
      <vt:variant>
        <vt:i4>0</vt:i4>
      </vt:variant>
      <vt:variant>
        <vt:i4>5</vt:i4>
      </vt:variant>
      <vt:variant>
        <vt:lpwstr/>
      </vt:variant>
      <vt:variant>
        <vt:lpwstr>_Toc220686922</vt:lpwstr>
      </vt:variant>
      <vt:variant>
        <vt:i4>1310771</vt:i4>
      </vt:variant>
      <vt:variant>
        <vt:i4>158</vt:i4>
      </vt:variant>
      <vt:variant>
        <vt:i4>0</vt:i4>
      </vt:variant>
      <vt:variant>
        <vt:i4>5</vt:i4>
      </vt:variant>
      <vt:variant>
        <vt:lpwstr/>
      </vt:variant>
      <vt:variant>
        <vt:lpwstr>_Toc220686918</vt:lpwstr>
      </vt:variant>
      <vt:variant>
        <vt:i4>1310771</vt:i4>
      </vt:variant>
      <vt:variant>
        <vt:i4>152</vt:i4>
      </vt:variant>
      <vt:variant>
        <vt:i4>0</vt:i4>
      </vt:variant>
      <vt:variant>
        <vt:i4>5</vt:i4>
      </vt:variant>
      <vt:variant>
        <vt:lpwstr/>
      </vt:variant>
      <vt:variant>
        <vt:lpwstr>_Toc220686917</vt:lpwstr>
      </vt:variant>
      <vt:variant>
        <vt:i4>1310771</vt:i4>
      </vt:variant>
      <vt:variant>
        <vt:i4>146</vt:i4>
      </vt:variant>
      <vt:variant>
        <vt:i4>0</vt:i4>
      </vt:variant>
      <vt:variant>
        <vt:i4>5</vt:i4>
      </vt:variant>
      <vt:variant>
        <vt:lpwstr/>
      </vt:variant>
      <vt:variant>
        <vt:lpwstr>_Toc220686914</vt:lpwstr>
      </vt:variant>
      <vt:variant>
        <vt:i4>1310771</vt:i4>
      </vt:variant>
      <vt:variant>
        <vt:i4>140</vt:i4>
      </vt:variant>
      <vt:variant>
        <vt:i4>0</vt:i4>
      </vt:variant>
      <vt:variant>
        <vt:i4>5</vt:i4>
      </vt:variant>
      <vt:variant>
        <vt:lpwstr/>
      </vt:variant>
      <vt:variant>
        <vt:lpwstr>_Toc220686913</vt:lpwstr>
      </vt:variant>
      <vt:variant>
        <vt:i4>1310771</vt:i4>
      </vt:variant>
      <vt:variant>
        <vt:i4>134</vt:i4>
      </vt:variant>
      <vt:variant>
        <vt:i4>0</vt:i4>
      </vt:variant>
      <vt:variant>
        <vt:i4>5</vt:i4>
      </vt:variant>
      <vt:variant>
        <vt:lpwstr/>
      </vt:variant>
      <vt:variant>
        <vt:lpwstr>_Toc220686912</vt:lpwstr>
      </vt:variant>
      <vt:variant>
        <vt:i4>1310771</vt:i4>
      </vt:variant>
      <vt:variant>
        <vt:i4>128</vt:i4>
      </vt:variant>
      <vt:variant>
        <vt:i4>0</vt:i4>
      </vt:variant>
      <vt:variant>
        <vt:i4>5</vt:i4>
      </vt:variant>
      <vt:variant>
        <vt:lpwstr/>
      </vt:variant>
      <vt:variant>
        <vt:lpwstr>_Toc220686911</vt:lpwstr>
      </vt:variant>
      <vt:variant>
        <vt:i4>1310771</vt:i4>
      </vt:variant>
      <vt:variant>
        <vt:i4>122</vt:i4>
      </vt:variant>
      <vt:variant>
        <vt:i4>0</vt:i4>
      </vt:variant>
      <vt:variant>
        <vt:i4>5</vt:i4>
      </vt:variant>
      <vt:variant>
        <vt:lpwstr/>
      </vt:variant>
      <vt:variant>
        <vt:lpwstr>_Toc220686910</vt:lpwstr>
      </vt:variant>
      <vt:variant>
        <vt:i4>1376307</vt:i4>
      </vt:variant>
      <vt:variant>
        <vt:i4>116</vt:i4>
      </vt:variant>
      <vt:variant>
        <vt:i4>0</vt:i4>
      </vt:variant>
      <vt:variant>
        <vt:i4>5</vt:i4>
      </vt:variant>
      <vt:variant>
        <vt:lpwstr/>
      </vt:variant>
      <vt:variant>
        <vt:lpwstr>_Toc220686909</vt:lpwstr>
      </vt:variant>
      <vt:variant>
        <vt:i4>1376307</vt:i4>
      </vt:variant>
      <vt:variant>
        <vt:i4>110</vt:i4>
      </vt:variant>
      <vt:variant>
        <vt:i4>0</vt:i4>
      </vt:variant>
      <vt:variant>
        <vt:i4>5</vt:i4>
      </vt:variant>
      <vt:variant>
        <vt:lpwstr/>
      </vt:variant>
      <vt:variant>
        <vt:lpwstr>_Toc220686908</vt:lpwstr>
      </vt:variant>
      <vt:variant>
        <vt:i4>1376307</vt:i4>
      </vt:variant>
      <vt:variant>
        <vt:i4>104</vt:i4>
      </vt:variant>
      <vt:variant>
        <vt:i4>0</vt:i4>
      </vt:variant>
      <vt:variant>
        <vt:i4>5</vt:i4>
      </vt:variant>
      <vt:variant>
        <vt:lpwstr/>
      </vt:variant>
      <vt:variant>
        <vt:lpwstr>_Toc220686907</vt:lpwstr>
      </vt:variant>
      <vt:variant>
        <vt:i4>1376307</vt:i4>
      </vt:variant>
      <vt:variant>
        <vt:i4>98</vt:i4>
      </vt:variant>
      <vt:variant>
        <vt:i4>0</vt:i4>
      </vt:variant>
      <vt:variant>
        <vt:i4>5</vt:i4>
      </vt:variant>
      <vt:variant>
        <vt:lpwstr/>
      </vt:variant>
      <vt:variant>
        <vt:lpwstr>_Toc220686906</vt:lpwstr>
      </vt:variant>
      <vt:variant>
        <vt:i4>1376307</vt:i4>
      </vt:variant>
      <vt:variant>
        <vt:i4>92</vt:i4>
      </vt:variant>
      <vt:variant>
        <vt:i4>0</vt:i4>
      </vt:variant>
      <vt:variant>
        <vt:i4>5</vt:i4>
      </vt:variant>
      <vt:variant>
        <vt:lpwstr/>
      </vt:variant>
      <vt:variant>
        <vt:lpwstr>_Toc220686905</vt:lpwstr>
      </vt:variant>
      <vt:variant>
        <vt:i4>1376307</vt:i4>
      </vt:variant>
      <vt:variant>
        <vt:i4>86</vt:i4>
      </vt:variant>
      <vt:variant>
        <vt:i4>0</vt:i4>
      </vt:variant>
      <vt:variant>
        <vt:i4>5</vt:i4>
      </vt:variant>
      <vt:variant>
        <vt:lpwstr/>
      </vt:variant>
      <vt:variant>
        <vt:lpwstr>_Toc220686904</vt:lpwstr>
      </vt:variant>
      <vt:variant>
        <vt:i4>1376307</vt:i4>
      </vt:variant>
      <vt:variant>
        <vt:i4>80</vt:i4>
      </vt:variant>
      <vt:variant>
        <vt:i4>0</vt:i4>
      </vt:variant>
      <vt:variant>
        <vt:i4>5</vt:i4>
      </vt:variant>
      <vt:variant>
        <vt:lpwstr/>
      </vt:variant>
      <vt:variant>
        <vt:lpwstr>_Toc220686903</vt:lpwstr>
      </vt:variant>
      <vt:variant>
        <vt:i4>1376307</vt:i4>
      </vt:variant>
      <vt:variant>
        <vt:i4>74</vt:i4>
      </vt:variant>
      <vt:variant>
        <vt:i4>0</vt:i4>
      </vt:variant>
      <vt:variant>
        <vt:i4>5</vt:i4>
      </vt:variant>
      <vt:variant>
        <vt:lpwstr/>
      </vt:variant>
      <vt:variant>
        <vt:lpwstr>_Toc220686902</vt:lpwstr>
      </vt:variant>
      <vt:variant>
        <vt:i4>1376307</vt:i4>
      </vt:variant>
      <vt:variant>
        <vt:i4>68</vt:i4>
      </vt:variant>
      <vt:variant>
        <vt:i4>0</vt:i4>
      </vt:variant>
      <vt:variant>
        <vt:i4>5</vt:i4>
      </vt:variant>
      <vt:variant>
        <vt:lpwstr/>
      </vt:variant>
      <vt:variant>
        <vt:lpwstr>_Toc220686901</vt:lpwstr>
      </vt:variant>
      <vt:variant>
        <vt:i4>1376307</vt:i4>
      </vt:variant>
      <vt:variant>
        <vt:i4>62</vt:i4>
      </vt:variant>
      <vt:variant>
        <vt:i4>0</vt:i4>
      </vt:variant>
      <vt:variant>
        <vt:i4>5</vt:i4>
      </vt:variant>
      <vt:variant>
        <vt:lpwstr/>
      </vt:variant>
      <vt:variant>
        <vt:lpwstr>_Toc220686900</vt:lpwstr>
      </vt:variant>
      <vt:variant>
        <vt:i4>1835058</vt:i4>
      </vt:variant>
      <vt:variant>
        <vt:i4>56</vt:i4>
      </vt:variant>
      <vt:variant>
        <vt:i4>0</vt:i4>
      </vt:variant>
      <vt:variant>
        <vt:i4>5</vt:i4>
      </vt:variant>
      <vt:variant>
        <vt:lpwstr/>
      </vt:variant>
      <vt:variant>
        <vt:lpwstr>_Toc220686899</vt:lpwstr>
      </vt:variant>
      <vt:variant>
        <vt:i4>1835058</vt:i4>
      </vt:variant>
      <vt:variant>
        <vt:i4>50</vt:i4>
      </vt:variant>
      <vt:variant>
        <vt:i4>0</vt:i4>
      </vt:variant>
      <vt:variant>
        <vt:i4>5</vt:i4>
      </vt:variant>
      <vt:variant>
        <vt:lpwstr/>
      </vt:variant>
      <vt:variant>
        <vt:lpwstr>_Toc220686898</vt:lpwstr>
      </vt:variant>
      <vt:variant>
        <vt:i4>1835058</vt:i4>
      </vt:variant>
      <vt:variant>
        <vt:i4>44</vt:i4>
      </vt:variant>
      <vt:variant>
        <vt:i4>0</vt:i4>
      </vt:variant>
      <vt:variant>
        <vt:i4>5</vt:i4>
      </vt:variant>
      <vt:variant>
        <vt:lpwstr/>
      </vt:variant>
      <vt:variant>
        <vt:lpwstr>_Toc220686897</vt:lpwstr>
      </vt:variant>
      <vt:variant>
        <vt:i4>1835058</vt:i4>
      </vt:variant>
      <vt:variant>
        <vt:i4>38</vt:i4>
      </vt:variant>
      <vt:variant>
        <vt:i4>0</vt:i4>
      </vt:variant>
      <vt:variant>
        <vt:i4>5</vt:i4>
      </vt:variant>
      <vt:variant>
        <vt:lpwstr/>
      </vt:variant>
      <vt:variant>
        <vt:lpwstr>_Toc220686896</vt:lpwstr>
      </vt:variant>
      <vt:variant>
        <vt:i4>1835058</vt:i4>
      </vt:variant>
      <vt:variant>
        <vt:i4>32</vt:i4>
      </vt:variant>
      <vt:variant>
        <vt:i4>0</vt:i4>
      </vt:variant>
      <vt:variant>
        <vt:i4>5</vt:i4>
      </vt:variant>
      <vt:variant>
        <vt:lpwstr/>
      </vt:variant>
      <vt:variant>
        <vt:lpwstr>_Toc220686895</vt:lpwstr>
      </vt:variant>
      <vt:variant>
        <vt:i4>1835058</vt:i4>
      </vt:variant>
      <vt:variant>
        <vt:i4>26</vt:i4>
      </vt:variant>
      <vt:variant>
        <vt:i4>0</vt:i4>
      </vt:variant>
      <vt:variant>
        <vt:i4>5</vt:i4>
      </vt:variant>
      <vt:variant>
        <vt:lpwstr/>
      </vt:variant>
      <vt:variant>
        <vt:lpwstr>_Toc220686894</vt:lpwstr>
      </vt:variant>
      <vt:variant>
        <vt:i4>1835058</vt:i4>
      </vt:variant>
      <vt:variant>
        <vt:i4>20</vt:i4>
      </vt:variant>
      <vt:variant>
        <vt:i4>0</vt:i4>
      </vt:variant>
      <vt:variant>
        <vt:i4>5</vt:i4>
      </vt:variant>
      <vt:variant>
        <vt:lpwstr/>
      </vt:variant>
      <vt:variant>
        <vt:lpwstr>_Toc220686893</vt:lpwstr>
      </vt:variant>
      <vt:variant>
        <vt:i4>1835058</vt:i4>
      </vt:variant>
      <vt:variant>
        <vt:i4>14</vt:i4>
      </vt:variant>
      <vt:variant>
        <vt:i4>0</vt:i4>
      </vt:variant>
      <vt:variant>
        <vt:i4>5</vt:i4>
      </vt:variant>
      <vt:variant>
        <vt:lpwstr/>
      </vt:variant>
      <vt:variant>
        <vt:lpwstr>_Toc220686892</vt:lpwstr>
      </vt:variant>
      <vt:variant>
        <vt:i4>1835058</vt:i4>
      </vt:variant>
      <vt:variant>
        <vt:i4>8</vt:i4>
      </vt:variant>
      <vt:variant>
        <vt:i4>0</vt:i4>
      </vt:variant>
      <vt:variant>
        <vt:i4>5</vt:i4>
      </vt:variant>
      <vt:variant>
        <vt:lpwstr/>
      </vt:variant>
      <vt:variant>
        <vt:lpwstr>_Toc220686891</vt:lpwstr>
      </vt:variant>
      <vt:variant>
        <vt:i4>1835058</vt:i4>
      </vt:variant>
      <vt:variant>
        <vt:i4>2</vt:i4>
      </vt:variant>
      <vt:variant>
        <vt:i4>0</vt:i4>
      </vt:variant>
      <vt:variant>
        <vt:i4>5</vt:i4>
      </vt:variant>
      <vt:variant>
        <vt:lpwstr/>
      </vt:variant>
      <vt:variant>
        <vt:lpwstr>_Toc220686890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Pramod Perla</dc:creator>
  <cp:keywords/>
  <dc:description/>
  <cp:lastModifiedBy>Feargal Phelan</cp:lastModifiedBy>
  <cp:revision>2</cp:revision>
  <dcterms:created xsi:type="dcterms:W3CDTF">2026-05-29T09:47:00Z</dcterms:created>
  <dcterms:modified xsi:type="dcterms:W3CDTF">2026-05-29T09:47:00Z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0x010100CC1DE3D20DBA5C4AAD1D9FAA87B915C7</vt:lpwstr>
  </property>
  <property fmtid="{D5CDD505-2E9C-101B-9397-08002B2CF9AE}" pid="3" name="docLang">
    <vt:lpwstr>en</vt:lpwstr>
  </property>
  <property fmtid="{D5CDD505-2E9C-101B-9397-08002B2CF9AE}" pid="4" name="MediaServiceImageTags">
    <vt:lpwstr/>
  </property>
</Properties>
</file>